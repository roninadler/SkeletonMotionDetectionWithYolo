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9155D" w14:textId="77777777" w:rsidR="0005770F" w:rsidRPr="00DE6D89" w:rsidRDefault="0005770F" w:rsidP="00DE6D89">
      <w:pPr>
        <w:pStyle w:val="Authors"/>
        <w:ind w:left="142"/>
        <w:rPr>
          <w:rFonts w:asciiTheme="majorBidi" w:hAnsiTheme="majorBidi" w:cstheme="majorBidi"/>
          <w:sz w:val="22"/>
          <w:szCs w:val="22"/>
        </w:rPr>
        <w:pPrChange w:id="0" w:author="Miri Weiss Cohen" w:date="2021-03-17T09:44:00Z">
          <w:pPr>
            <w:pStyle w:val="Authors"/>
          </w:pPr>
        </w:pPrChange>
      </w:pPr>
      <w:bookmarkStart w:id="1" w:name="_Hlk66785233"/>
      <w:bookmarkEnd w:id="1"/>
      <w:r w:rsidRPr="00DE6D89">
        <w:rPr>
          <w:rFonts w:asciiTheme="majorBidi" w:hAnsiTheme="majorBidi" w:cstheme="majorBidi"/>
          <w:sz w:val="22"/>
          <w:szCs w:val="22"/>
        </w:rPr>
        <w:t>Capstone Project Prospectus and Registration information</w:t>
      </w:r>
    </w:p>
    <w:p w14:paraId="4A459149" w14:textId="77777777" w:rsidR="0005770F" w:rsidRPr="00DE6D89" w:rsidRDefault="0005770F" w:rsidP="00DE6D89">
      <w:pPr>
        <w:pStyle w:val="Authors"/>
        <w:spacing w:after="120"/>
        <w:ind w:left="142"/>
        <w:rPr>
          <w:rFonts w:asciiTheme="majorBidi" w:hAnsiTheme="majorBidi" w:cstheme="majorBidi"/>
          <w:sz w:val="22"/>
          <w:szCs w:val="22"/>
          <w:lang w:val="en-GB"/>
        </w:rPr>
        <w:pPrChange w:id="2" w:author="Miri Weiss Cohen" w:date="2021-03-17T09:44:00Z">
          <w:pPr>
            <w:pStyle w:val="Authors"/>
            <w:spacing w:after="120"/>
          </w:pPr>
        </w:pPrChange>
      </w:pPr>
      <w:r w:rsidRPr="00DE6D89">
        <w:rPr>
          <w:rFonts w:asciiTheme="majorBidi" w:hAnsiTheme="majorBidi" w:cstheme="majorBidi"/>
          <w:sz w:val="22"/>
          <w:szCs w:val="22"/>
          <w:lang w:val="en-GB"/>
        </w:rPr>
        <w:t>Spring 2021</w:t>
      </w:r>
    </w:p>
    <w:p w14:paraId="69E38B23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</w:rPr>
        <w:pPrChange w:id="3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u w:val="single"/>
        </w:rPr>
        <w:t>Students</w:t>
      </w:r>
      <w:r w:rsidRPr="00DE6D89">
        <w:rPr>
          <w:rFonts w:asciiTheme="majorBidi" w:hAnsiTheme="majorBidi" w:cstheme="majorBidi"/>
          <w:b/>
          <w:bCs/>
        </w:rPr>
        <w:t xml:space="preserve">: </w:t>
      </w:r>
      <w:r w:rsidRPr="00DE6D89">
        <w:rPr>
          <w:rFonts w:asciiTheme="majorBidi" w:hAnsiTheme="majorBidi" w:cstheme="majorBidi"/>
        </w:rPr>
        <w:t xml:space="preserve">  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00"/>
        <w:gridCol w:w="46"/>
        <w:gridCol w:w="2488"/>
        <w:gridCol w:w="2354"/>
        <w:gridCol w:w="1162"/>
        <w:gridCol w:w="1659"/>
      </w:tblGrid>
      <w:tr w:rsidR="0005770F" w:rsidRPr="00DE6D89" w14:paraId="1696047B" w14:textId="77777777" w:rsidTr="00C55FC8">
        <w:tc>
          <w:tcPr>
            <w:tcW w:w="1507" w:type="dxa"/>
          </w:tcPr>
          <w:p w14:paraId="595DB3F3" w14:textId="77777777" w:rsidR="0005770F" w:rsidRPr="00DE6D89" w:rsidRDefault="0005770F" w:rsidP="00DE6D89">
            <w:pPr>
              <w:autoSpaceDE w:val="0"/>
              <w:autoSpaceDN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pPrChange w:id="4" w:author="Miri Weiss Cohen" w:date="2021-03-17T09:44:00Z">
                <w:pPr>
                  <w:autoSpaceDE w:val="0"/>
                  <w:autoSpaceDN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599" w:type="dxa"/>
            <w:gridSpan w:val="2"/>
          </w:tcPr>
          <w:p w14:paraId="7ACD633D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pPrChange w:id="5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Last name ('family')</w:t>
            </w:r>
          </w:p>
        </w:tc>
        <w:tc>
          <w:tcPr>
            <w:tcW w:w="2406" w:type="dxa"/>
          </w:tcPr>
          <w:p w14:paraId="346525EE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pPrChange w:id="6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First name ('private')</w:t>
            </w:r>
          </w:p>
        </w:tc>
        <w:tc>
          <w:tcPr>
            <w:tcW w:w="2697" w:type="dxa"/>
            <w:gridSpan w:val="2"/>
          </w:tcPr>
          <w:p w14:paraId="276CDE39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pPrChange w:id="7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e-mail</w:t>
            </w:r>
          </w:p>
        </w:tc>
      </w:tr>
      <w:tr w:rsidR="0005770F" w:rsidRPr="00DE6D89" w14:paraId="44CF5D31" w14:textId="77777777" w:rsidTr="00C55FC8">
        <w:tc>
          <w:tcPr>
            <w:tcW w:w="1507" w:type="dxa"/>
          </w:tcPr>
          <w:p w14:paraId="14369902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  <w:rPrChange w:id="8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9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10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205717077</w:t>
            </w:r>
          </w:p>
        </w:tc>
        <w:tc>
          <w:tcPr>
            <w:tcW w:w="2599" w:type="dxa"/>
            <w:gridSpan w:val="2"/>
          </w:tcPr>
          <w:p w14:paraId="0D98AFA8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11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12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13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Golan</w:t>
            </w:r>
          </w:p>
        </w:tc>
        <w:tc>
          <w:tcPr>
            <w:tcW w:w="2406" w:type="dxa"/>
          </w:tcPr>
          <w:p w14:paraId="35976FE9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14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15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16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Saar</w:t>
            </w:r>
          </w:p>
        </w:tc>
        <w:tc>
          <w:tcPr>
            <w:tcW w:w="2697" w:type="dxa"/>
            <w:gridSpan w:val="2"/>
          </w:tcPr>
          <w:p w14:paraId="0DAD1A1C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17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18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19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Saar.Golan@e.braude.ac.il</w:t>
            </w:r>
          </w:p>
        </w:tc>
      </w:tr>
      <w:tr w:rsidR="0005770F" w:rsidRPr="00DE6D89" w14:paraId="7C171880" w14:textId="77777777" w:rsidTr="00C55FC8">
        <w:tc>
          <w:tcPr>
            <w:tcW w:w="1507" w:type="dxa"/>
          </w:tcPr>
          <w:p w14:paraId="62370368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  <w:rPrChange w:id="20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21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22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316216571</w:t>
            </w:r>
          </w:p>
        </w:tc>
        <w:tc>
          <w:tcPr>
            <w:tcW w:w="2599" w:type="dxa"/>
            <w:gridSpan w:val="2"/>
          </w:tcPr>
          <w:p w14:paraId="738A881E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23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24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25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Nadler</w:t>
            </w:r>
          </w:p>
        </w:tc>
        <w:tc>
          <w:tcPr>
            <w:tcW w:w="2406" w:type="dxa"/>
          </w:tcPr>
          <w:p w14:paraId="2494D0D9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26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27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28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Roni</w:t>
            </w:r>
          </w:p>
        </w:tc>
        <w:tc>
          <w:tcPr>
            <w:tcW w:w="2697" w:type="dxa"/>
            <w:gridSpan w:val="2"/>
          </w:tcPr>
          <w:p w14:paraId="7C1CE8AC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  <w:rPrChange w:id="29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30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31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Roni.Nadler@e.braude.ac.il</w:t>
            </w:r>
          </w:p>
        </w:tc>
      </w:tr>
      <w:tr w:rsidR="0005770F" w:rsidRPr="00DE6D89" w14:paraId="760009A0" w14:textId="77777777" w:rsidTr="00C55FC8">
        <w:tc>
          <w:tcPr>
            <w:tcW w:w="1555" w:type="dxa"/>
            <w:gridSpan w:val="2"/>
          </w:tcPr>
          <w:p w14:paraId="1D13D6D2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  <w:rPrChange w:id="32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33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  <w:rPrChange w:id="34" w:author="Miri Weiss Cohen" w:date="2021-03-17T09:43:00Z">
                  <w:rPr>
                    <w:rFonts w:asciiTheme="majorBidi" w:hAnsiTheme="majorBidi" w:cstheme="majorBidi"/>
                    <w:b/>
                    <w:bCs/>
                    <w:sz w:val="22"/>
                    <w:szCs w:val="22"/>
                  </w:rPr>
                </w:rPrChange>
              </w:rPr>
              <w:t>Category:</w:t>
            </w:r>
          </w:p>
        </w:tc>
        <w:tc>
          <w:tcPr>
            <w:tcW w:w="2551" w:type="dxa"/>
          </w:tcPr>
          <w:p w14:paraId="1D24F48F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  <w:rPrChange w:id="35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36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center"/>
                </w:pPr>
              </w:pPrChange>
            </w:pPr>
            <w:r w:rsidRPr="00DE6D89">
              <w:rPr>
                <w:rFonts w:asciiTheme="majorBidi" w:hAnsiTheme="majorBidi" w:cstheme="majorBidi"/>
                <w:sz w:val="22"/>
                <w:szCs w:val="22"/>
                <w:rPrChange w:id="37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t>research</w:t>
            </w:r>
          </w:p>
        </w:tc>
        <w:tc>
          <w:tcPr>
            <w:tcW w:w="3544" w:type="dxa"/>
            <w:gridSpan w:val="2"/>
          </w:tcPr>
          <w:p w14:paraId="2DC6C341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both"/>
              <w:rPr>
                <w:rFonts w:asciiTheme="majorBidi" w:hAnsiTheme="majorBidi" w:cstheme="majorBidi"/>
                <w:sz w:val="22"/>
                <w:szCs w:val="22"/>
                <w:rPrChange w:id="38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39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both"/>
                </w:pPr>
              </w:pPrChange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  <w:rPrChange w:id="40" w:author="Miri Weiss Cohen" w:date="2021-03-17T09:43:00Z">
                  <w:rPr>
                    <w:rFonts w:asciiTheme="majorBidi" w:hAnsiTheme="majorBidi" w:cstheme="majorBidi"/>
                    <w:b/>
                    <w:bCs/>
                    <w:sz w:val="22"/>
                    <w:szCs w:val="22"/>
                  </w:rPr>
                </w:rPrChange>
              </w:rPr>
              <w:t>Date of submission for registration:</w:t>
            </w:r>
          </w:p>
        </w:tc>
        <w:tc>
          <w:tcPr>
            <w:tcW w:w="1559" w:type="dxa"/>
          </w:tcPr>
          <w:p w14:paraId="3D3D5C05" w14:textId="77777777" w:rsidR="0005770F" w:rsidRPr="00DE6D89" w:rsidRDefault="0005770F" w:rsidP="00DE6D89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both"/>
              <w:rPr>
                <w:rFonts w:asciiTheme="majorBidi" w:hAnsiTheme="majorBidi" w:cstheme="majorBidi"/>
                <w:sz w:val="22"/>
                <w:szCs w:val="22"/>
                <w:rPrChange w:id="41" w:author="Miri Weiss Cohen" w:date="2021-03-17T09:43:00Z">
                  <w:rPr>
                    <w:rFonts w:asciiTheme="majorBidi" w:hAnsiTheme="majorBidi" w:cstheme="majorBidi"/>
                    <w:sz w:val="22"/>
                    <w:szCs w:val="22"/>
                  </w:rPr>
                </w:rPrChange>
              </w:rPr>
              <w:pPrChange w:id="42" w:author="Miri Weiss Cohen" w:date="2021-03-17T09:44:00Z">
                <w:pPr>
                  <w:autoSpaceDE w:val="0"/>
                  <w:autoSpaceDN w:val="0"/>
                  <w:bidi w:val="0"/>
                  <w:adjustRightInd w:val="0"/>
                  <w:spacing w:after="120"/>
                  <w:jc w:val="both"/>
                </w:pPr>
              </w:pPrChange>
            </w:pPr>
          </w:p>
        </w:tc>
      </w:tr>
    </w:tbl>
    <w:p w14:paraId="7A7E28D8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43" w:author="Miri Weiss Cohen" w:date="2021-03-17T09:43:00Z">
            <w:rPr>
              <w:rFonts w:asciiTheme="majorBidi" w:hAnsiTheme="majorBidi" w:cstheme="majorBidi"/>
            </w:rPr>
          </w:rPrChange>
        </w:rPr>
        <w:pPrChange w:id="44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</w:p>
    <w:p w14:paraId="54F1F20F" w14:textId="77777777" w:rsidR="0005770F" w:rsidRPr="00DE6D89" w:rsidRDefault="0005770F" w:rsidP="00DE6D89">
      <w:pPr>
        <w:autoSpaceDE w:val="0"/>
        <w:autoSpaceDN w:val="0"/>
        <w:adjustRightInd w:val="0"/>
        <w:ind w:left="142"/>
        <w:jc w:val="both"/>
        <w:rPr>
          <w:rFonts w:asciiTheme="majorBidi" w:hAnsiTheme="majorBidi" w:cstheme="majorBidi"/>
          <w:rPrChange w:id="45" w:author="Miri Weiss Cohen" w:date="2021-03-17T09:43:00Z">
            <w:rPr>
              <w:rFonts w:asciiTheme="majorBidi" w:hAnsiTheme="majorBidi" w:cstheme="majorBidi"/>
            </w:rPr>
          </w:rPrChange>
        </w:rPr>
        <w:pPrChange w:id="46" w:author="Miri Weiss Cohen" w:date="2021-03-17T09:44:00Z">
          <w:pPr>
            <w:autoSpaceDE w:val="0"/>
            <w:autoSpaceDN w:val="0"/>
            <w:adjustRightInd w:val="0"/>
            <w:jc w:val="both"/>
          </w:pPr>
        </w:pPrChange>
      </w:pPr>
    </w:p>
    <w:p w14:paraId="60E01292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47" w:author="Miri Weiss Cohen" w:date="2021-03-17T09:43:00Z">
            <w:rPr>
              <w:rFonts w:asciiTheme="majorBidi" w:hAnsiTheme="majorBidi" w:cstheme="majorBidi"/>
            </w:rPr>
          </w:rPrChange>
        </w:rPr>
        <w:pPrChange w:id="48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u w:val="single"/>
          <w:rPrChange w:id="49" w:author="Miri Weiss Cohen" w:date="2021-03-17T09:43:00Z">
            <w:rPr>
              <w:rFonts w:asciiTheme="majorBidi" w:hAnsiTheme="majorBidi" w:cstheme="majorBidi"/>
              <w:b/>
              <w:bCs/>
              <w:u w:val="single"/>
            </w:rPr>
          </w:rPrChange>
        </w:rPr>
        <w:t>Supervisor' approval</w:t>
      </w:r>
      <w:r w:rsidRPr="00DE6D89">
        <w:rPr>
          <w:rFonts w:asciiTheme="majorBidi" w:hAnsiTheme="majorBidi" w:cstheme="majorBidi"/>
          <w:rPrChange w:id="50" w:author="Miri Weiss Cohen" w:date="2021-03-17T09:43:00Z">
            <w:rPr>
              <w:rFonts w:asciiTheme="majorBidi" w:hAnsiTheme="majorBidi" w:cstheme="majorBidi"/>
            </w:rPr>
          </w:rPrChange>
        </w:rPr>
        <w:t>:</w:t>
      </w:r>
    </w:p>
    <w:p w14:paraId="0F35652D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51" w:author="Miri Weiss Cohen" w:date="2021-03-17T09:43:00Z">
            <w:rPr>
              <w:rFonts w:asciiTheme="majorBidi" w:hAnsiTheme="majorBidi" w:cstheme="majorBidi"/>
            </w:rPr>
          </w:rPrChange>
        </w:rPr>
        <w:pPrChange w:id="52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53" w:author="Miri Weiss Cohen" w:date="2021-03-17T09:43:00Z">
            <w:rPr>
              <w:rFonts w:asciiTheme="majorBidi" w:hAnsiTheme="majorBidi" w:cstheme="majorBidi"/>
            </w:rPr>
          </w:rPrChange>
        </w:rPr>
        <w:t>Name: Miri Weiss Cohen</w:t>
      </w:r>
    </w:p>
    <w:p w14:paraId="0E7725AD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54" w:author="Miri Weiss Cohen" w:date="2021-03-17T09:43:00Z">
            <w:rPr>
              <w:rFonts w:asciiTheme="majorBidi" w:hAnsiTheme="majorBidi" w:cstheme="majorBidi"/>
            </w:rPr>
          </w:rPrChange>
        </w:rPr>
        <w:pPrChange w:id="55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u w:val="single"/>
          <w:rPrChange w:id="56" w:author="Miri Weiss Cohen" w:date="2021-03-17T09:43:00Z">
            <w:rPr>
              <w:rFonts w:asciiTheme="majorBidi" w:hAnsiTheme="majorBidi" w:cstheme="majorBidi"/>
              <w:u w:val="single"/>
            </w:rPr>
          </w:rPrChange>
        </w:rPr>
        <w:t>E-mail</w:t>
      </w:r>
      <w:r w:rsidRPr="00DE6D89">
        <w:rPr>
          <w:rFonts w:asciiTheme="majorBidi" w:hAnsiTheme="majorBidi" w:cstheme="majorBidi"/>
          <w:rPrChange w:id="57" w:author="Miri Weiss Cohen" w:date="2021-03-17T09:43:00Z">
            <w:rPr>
              <w:rFonts w:asciiTheme="majorBidi" w:hAnsiTheme="majorBidi" w:cstheme="majorBidi"/>
            </w:rPr>
          </w:rPrChange>
        </w:rPr>
        <w:t>: miri@braude.ac.il</w:t>
      </w:r>
    </w:p>
    <w:p w14:paraId="0BED056A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58" w:author="Miri Weiss Cohen" w:date="2021-03-17T09:43:00Z">
            <w:rPr>
              <w:rFonts w:asciiTheme="majorBidi" w:hAnsiTheme="majorBidi" w:cstheme="majorBidi"/>
            </w:rPr>
          </w:rPrChange>
        </w:rPr>
        <w:pPrChange w:id="59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</w:p>
    <w:p w14:paraId="1EF56364" w14:textId="64112936" w:rsidR="0005770F" w:rsidRPr="00DE6D89" w:rsidRDefault="0005770F" w:rsidP="00DE6D89">
      <w:pPr>
        <w:pStyle w:val="Authors"/>
        <w:spacing w:after="120"/>
        <w:ind w:left="142"/>
        <w:rPr>
          <w:rFonts w:asciiTheme="majorBidi" w:hAnsiTheme="majorBidi" w:cstheme="majorBidi"/>
          <w:b w:val="0"/>
          <w:bCs w:val="0"/>
          <w:sz w:val="22"/>
          <w:szCs w:val="22"/>
          <w:rPrChange w:id="60" w:author="Miri Weiss Cohen" w:date="2021-03-17T09:43:00Z">
            <w:rPr>
              <w:rFonts w:asciiTheme="majorBidi" w:hAnsiTheme="majorBidi" w:cstheme="majorBidi"/>
              <w:b w:val="0"/>
              <w:bCs w:val="0"/>
              <w:sz w:val="28"/>
              <w:szCs w:val="28"/>
            </w:rPr>
          </w:rPrChange>
        </w:rPr>
        <w:pPrChange w:id="61" w:author="Miri Weiss Cohen" w:date="2021-03-17T09:44:00Z">
          <w:pPr>
            <w:pStyle w:val="Authors"/>
            <w:spacing w:after="120"/>
          </w:pPr>
        </w:pPrChange>
      </w:pPr>
      <w:r w:rsidRPr="00DE6D89">
        <w:rPr>
          <w:rFonts w:asciiTheme="majorBidi" w:hAnsiTheme="majorBidi" w:cstheme="majorBidi"/>
          <w:b w:val="0"/>
          <w:bCs w:val="0"/>
          <w:sz w:val="22"/>
          <w:szCs w:val="22"/>
          <w:rPrChange w:id="62" w:author="Miri Weiss Cohen" w:date="2021-03-17T09:43:00Z">
            <w:rPr>
              <w:rFonts w:asciiTheme="majorBidi" w:hAnsiTheme="majorBidi" w:cstheme="majorBidi"/>
              <w:b w:val="0"/>
              <w:bCs w:val="0"/>
              <w:sz w:val="28"/>
              <w:szCs w:val="28"/>
            </w:rPr>
          </w:rPrChange>
        </w:rPr>
        <w:t>Gait evaluation using Skeleton Motion Detection from Videos using CNN</w:t>
      </w:r>
    </w:p>
    <w:p w14:paraId="46F2A96D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63" w:author="Miri Weiss Cohen" w:date="2021-03-17T09:43:00Z">
            <w:rPr>
              <w:rFonts w:asciiTheme="majorBidi" w:hAnsiTheme="majorBidi" w:cstheme="majorBidi"/>
            </w:rPr>
          </w:rPrChange>
        </w:rPr>
        <w:pPrChange w:id="64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bookmarkStart w:id="65" w:name="_Hlk47610089"/>
    </w:p>
    <w:p w14:paraId="665A99FB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center"/>
        <w:rPr>
          <w:rFonts w:asciiTheme="majorBidi" w:hAnsiTheme="majorBidi" w:cstheme="majorBidi"/>
          <w:b/>
          <w:bCs/>
          <w:rPrChange w:id="66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67" w:author="Miri Weiss Cohen" w:date="2021-03-17T09:44:00Z">
          <w:pPr>
            <w:autoSpaceDE w:val="0"/>
            <w:autoSpaceDN w:val="0"/>
            <w:adjustRightInd w:val="0"/>
            <w:spacing w:after="120"/>
            <w:jc w:val="center"/>
          </w:pPr>
        </w:pPrChange>
      </w:pPr>
      <w:r w:rsidRPr="00DE6D89">
        <w:rPr>
          <w:rFonts w:asciiTheme="majorBidi" w:hAnsiTheme="majorBidi" w:cstheme="majorBidi"/>
          <w:b/>
          <w:bCs/>
          <w:rPrChange w:id="68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t>Prospectus</w:t>
      </w:r>
    </w:p>
    <w:bookmarkEnd w:id="65"/>
    <w:p w14:paraId="3CD214CA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  <w:rPrChange w:id="69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70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rPrChange w:id="71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t>Synopsys:</w:t>
      </w:r>
    </w:p>
    <w:p w14:paraId="627464B8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72" w:author="Miri Weiss Cohen" w:date="2021-03-17T09:43:00Z">
            <w:rPr>
              <w:rFonts w:asciiTheme="majorBidi" w:hAnsiTheme="majorBidi" w:cstheme="majorBidi"/>
            </w:rPr>
          </w:rPrChange>
        </w:rPr>
        <w:pPrChange w:id="73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74" w:author="Miri Weiss Cohen" w:date="2021-03-17T09:43:00Z">
            <w:rPr>
              <w:rFonts w:asciiTheme="majorBidi" w:hAnsiTheme="majorBidi" w:cstheme="majorBidi"/>
            </w:rPr>
          </w:rPrChange>
        </w:rPr>
        <w:t xml:space="preserve">Nowadays, healthcare centers are not familiar with quantitative approaches for patients’ gait evaluation. Hence the need for detailed human gait detection system. Human gait refers to the various locomotion of a human using their limbs. A gait evaluation depends on various parameters. </w:t>
      </w:r>
    </w:p>
    <w:p w14:paraId="3AC48C3B" w14:textId="21ED6345" w:rsidR="00863A8A" w:rsidRPr="00DE6D89" w:rsidDel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del w:id="75" w:author="Miri Weiss Cohen" w:date="2021-03-17T09:44:00Z"/>
          <w:rFonts w:asciiTheme="majorBidi" w:hAnsiTheme="majorBidi" w:cstheme="majorBidi"/>
          <w:color w:val="000000"/>
          <w:shd w:val="clear" w:color="auto" w:fill="FFFFFF"/>
          <w:rPrChange w:id="76" w:author="Miri Weiss Cohen" w:date="2021-03-17T09:44:00Z">
            <w:rPr>
              <w:del w:id="77" w:author="Miri Weiss Cohen" w:date="2021-03-17T09:44:00Z"/>
              <w:rFonts w:asciiTheme="majorBidi" w:hAnsiTheme="majorBidi" w:cstheme="majorBidi"/>
            </w:rPr>
          </w:rPrChange>
        </w:rPr>
        <w:pPrChange w:id="78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79" w:author="Miri Weiss Cohen" w:date="2021-03-17T09:43:00Z">
            <w:rPr>
              <w:rFonts w:asciiTheme="majorBidi" w:hAnsiTheme="majorBidi" w:cstheme="majorBidi"/>
            </w:rPr>
          </w:rPrChange>
        </w:rPr>
        <w:t xml:space="preserve">Our research project aimed to provide a method to obtain </w:t>
      </w:r>
      <w:ins w:id="80" w:author="Miri Weiss Cohen" w:date="2021-03-17T09:13:00Z">
        <w:r w:rsidR="00863A8A" w:rsidRPr="00DE6D89">
          <w:rPr>
            <w:rFonts w:asciiTheme="majorBidi" w:hAnsiTheme="majorBidi" w:cstheme="majorBidi"/>
            <w:rPrChange w:id="81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the </w:t>
        </w:r>
      </w:ins>
      <w:r w:rsidRPr="00DE6D89">
        <w:rPr>
          <w:rFonts w:asciiTheme="majorBidi" w:hAnsiTheme="majorBidi" w:cstheme="majorBidi"/>
          <w:rPrChange w:id="82" w:author="Miri Weiss Cohen" w:date="2021-03-17T09:43:00Z">
            <w:rPr>
              <w:rFonts w:asciiTheme="majorBidi" w:hAnsiTheme="majorBidi" w:cstheme="majorBidi"/>
            </w:rPr>
          </w:rPrChange>
        </w:rPr>
        <w:t xml:space="preserve">skeleton </w:t>
      </w:r>
      <w:ins w:id="83" w:author="Miri Weiss Cohen" w:date="2021-03-17T09:13:00Z">
        <w:r w:rsidR="00863A8A" w:rsidRPr="00DE6D89">
          <w:rPr>
            <w:rFonts w:asciiTheme="majorBidi" w:hAnsiTheme="majorBidi" w:cstheme="majorBidi"/>
            <w:rPrChange w:id="84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features </w:t>
        </w:r>
        <w:proofErr w:type="spellStart"/>
        <w:r w:rsidR="00863A8A" w:rsidRPr="00DE6D89">
          <w:rPr>
            <w:rFonts w:asciiTheme="majorBidi" w:hAnsiTheme="majorBidi" w:cstheme="majorBidi"/>
            <w:rPrChange w:id="85" w:author="Miri Weiss Cohen" w:date="2021-03-17T09:43:00Z">
              <w:rPr>
                <w:rFonts w:asciiTheme="majorBidi" w:hAnsiTheme="majorBidi" w:cstheme="majorBidi"/>
              </w:rPr>
            </w:rPrChange>
          </w:rPr>
          <w:t>and</w:t>
        </w:r>
      </w:ins>
      <w:del w:id="86" w:author="Miri Weiss Cohen" w:date="2021-03-17T09:13:00Z">
        <w:r w:rsidRPr="00DE6D89" w:rsidDel="00863A8A">
          <w:rPr>
            <w:rFonts w:asciiTheme="majorBidi" w:hAnsiTheme="majorBidi" w:cstheme="majorBidi"/>
            <w:rPrChange w:id="87" w:author="Miri Weiss Cohen" w:date="2021-03-17T09:43:00Z">
              <w:rPr>
                <w:rFonts w:asciiTheme="majorBidi" w:hAnsiTheme="majorBidi" w:cstheme="majorBidi"/>
              </w:rPr>
            </w:rPrChange>
          </w:rPr>
          <w:delText>figure</w:delText>
        </w:r>
      </w:del>
      <w:r w:rsidRPr="00DE6D89">
        <w:rPr>
          <w:rFonts w:asciiTheme="majorBidi" w:hAnsiTheme="majorBidi" w:cstheme="majorBidi"/>
          <w:rPrChange w:id="88" w:author="Miri Weiss Cohen" w:date="2021-03-17T09:43:00Z">
            <w:rPr>
              <w:rFonts w:asciiTheme="majorBidi" w:hAnsiTheme="majorBidi" w:cstheme="majorBidi"/>
            </w:rPr>
          </w:rPrChange>
        </w:rPr>
        <w:t>s</w:t>
      </w:r>
      <w:proofErr w:type="spellEnd"/>
      <w:r w:rsidRPr="00DE6D89">
        <w:rPr>
          <w:rFonts w:asciiTheme="majorBidi" w:hAnsiTheme="majorBidi" w:cstheme="majorBidi"/>
          <w:rPrChange w:id="89" w:author="Miri Weiss Cohen" w:date="2021-03-17T09:43:00Z">
            <w:rPr>
              <w:rFonts w:asciiTheme="majorBidi" w:hAnsiTheme="majorBidi" w:cstheme="majorBidi"/>
            </w:rPr>
          </w:rPrChange>
        </w:rPr>
        <w:t xml:space="preserve"> characterizing patients’ gait performance</w:t>
      </w:r>
      <w:ins w:id="90" w:author="Miri Weiss Cohen" w:date="2021-03-17T09:13:00Z">
        <w:r w:rsidR="00863A8A" w:rsidRPr="00DE6D89">
          <w:rPr>
            <w:rFonts w:asciiTheme="majorBidi" w:hAnsiTheme="majorBidi" w:cstheme="majorBidi"/>
            <w:rPrChange w:id="91" w:author="Miri Weiss Cohen" w:date="2021-03-17T09:43:00Z">
              <w:rPr>
                <w:rFonts w:asciiTheme="majorBidi" w:hAnsiTheme="majorBidi" w:cstheme="majorBidi"/>
              </w:rPr>
            </w:rPrChange>
          </w:rPr>
          <w:t>. This will be done in a b</w:t>
        </w:r>
      </w:ins>
      <w:ins w:id="92" w:author="Miri Weiss Cohen" w:date="2021-03-17T09:14:00Z">
        <w:r w:rsidR="00863A8A" w:rsidRPr="00DE6D89">
          <w:rPr>
            <w:rFonts w:asciiTheme="majorBidi" w:hAnsiTheme="majorBidi" w:cstheme="majorBidi"/>
            <w:rPrChange w:id="93" w:author="Miri Weiss Cohen" w:date="2021-03-17T09:43:00Z">
              <w:rPr>
                <w:rFonts w:asciiTheme="majorBidi" w:hAnsiTheme="majorBidi" w:cstheme="majorBidi"/>
              </w:rPr>
            </w:rPrChange>
          </w:rPr>
          <w:t>i-level procedure: First, detecting the person in ha</w:t>
        </w:r>
      </w:ins>
      <w:ins w:id="94" w:author="Miri Weiss Cohen" w:date="2021-03-17T09:15:00Z">
        <w:r w:rsidR="00863A8A" w:rsidRPr="00DE6D89">
          <w:rPr>
            <w:rFonts w:asciiTheme="majorBidi" w:hAnsiTheme="majorBidi" w:cstheme="majorBidi"/>
            <w:rPrChange w:id="95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nd from a video taken in the rehabilitation center. Second, to </w:t>
        </w:r>
        <w:proofErr w:type="spellStart"/>
        <w:r w:rsidR="00863A8A" w:rsidRPr="00DE6D89">
          <w:rPr>
            <w:rFonts w:asciiTheme="majorBidi" w:hAnsiTheme="majorBidi" w:cstheme="majorBidi"/>
            <w:rPrChange w:id="96" w:author="Miri Weiss Cohen" w:date="2021-03-17T09:43:00Z">
              <w:rPr>
                <w:rFonts w:asciiTheme="majorBidi" w:hAnsiTheme="majorBidi" w:cstheme="majorBidi"/>
              </w:rPr>
            </w:rPrChange>
          </w:rPr>
          <w:t>skeletize</w:t>
        </w:r>
        <w:proofErr w:type="spellEnd"/>
        <w:r w:rsidR="00863A8A" w:rsidRPr="00DE6D89">
          <w:rPr>
            <w:rFonts w:asciiTheme="majorBidi" w:hAnsiTheme="majorBidi" w:cstheme="majorBidi"/>
            <w:rPrChange w:id="97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</w:t>
        </w:r>
      </w:ins>
      <w:ins w:id="98" w:author="Miri Weiss Cohen" w:date="2021-03-17T09:16:00Z">
        <w:r w:rsidR="00863A8A" w:rsidRPr="00DE6D89">
          <w:rPr>
            <w:rFonts w:asciiTheme="majorBidi" w:hAnsiTheme="majorBidi" w:cstheme="majorBidi"/>
            <w:rPrChange w:id="99" w:author="Miri Weiss Cohen" w:date="2021-03-17T09:43:00Z">
              <w:rPr>
                <w:rFonts w:asciiTheme="majorBidi" w:hAnsiTheme="majorBidi" w:cstheme="majorBidi"/>
              </w:rPr>
            </w:rPrChange>
          </w:rPr>
          <w:t>this output via CNN.</w:t>
        </w:r>
      </w:ins>
      <w:ins w:id="100" w:author="Miri Weiss Cohen" w:date="2021-03-17T09:15:00Z">
        <w:r w:rsidR="00863A8A" w:rsidRPr="00DE6D89">
          <w:rPr>
            <w:rFonts w:asciiTheme="majorBidi" w:hAnsiTheme="majorBidi" w:cstheme="majorBidi"/>
            <w:rPrChange w:id="101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</w:t>
        </w:r>
      </w:ins>
      <w:del w:id="102" w:author="Miri Weiss Cohen" w:date="2021-03-17T09:13:00Z">
        <w:r w:rsidRPr="00DE6D89" w:rsidDel="00863A8A">
          <w:rPr>
            <w:rFonts w:asciiTheme="majorBidi" w:hAnsiTheme="majorBidi" w:cstheme="majorBidi"/>
            <w:rPrChange w:id="103" w:author="Miri Weiss Cohen" w:date="2021-03-17T09:43:00Z">
              <w:rPr>
                <w:rFonts w:asciiTheme="majorBidi" w:hAnsiTheme="majorBidi" w:cstheme="majorBidi"/>
              </w:rPr>
            </w:rPrChange>
          </w:rPr>
          <w:delText xml:space="preserve"> via Deep Learning</w:delText>
        </w:r>
      </w:del>
      <w:r w:rsidRPr="00DE6D89">
        <w:rPr>
          <w:rFonts w:asciiTheme="majorBidi" w:hAnsiTheme="majorBidi" w:cstheme="majorBidi"/>
          <w:rPrChange w:id="104" w:author="Miri Weiss Cohen" w:date="2021-03-17T09:43:00Z">
            <w:rPr>
              <w:rFonts w:asciiTheme="majorBidi" w:hAnsiTheme="majorBidi" w:cstheme="majorBidi"/>
            </w:rPr>
          </w:rPrChange>
        </w:rPr>
        <w:t xml:space="preserve">. The project is based on </w:t>
      </w:r>
      <w:ins w:id="105" w:author="Miri Weiss Cohen" w:date="2021-03-17T09:16:00Z">
        <w:r w:rsidR="00863A8A" w:rsidRPr="00DE6D89">
          <w:rPr>
            <w:rFonts w:asciiTheme="majorBidi" w:hAnsiTheme="majorBidi" w:cstheme="majorBidi"/>
            <w:rPrChange w:id="106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using and developing a </w:t>
        </w:r>
      </w:ins>
      <w:r w:rsidRPr="00DE6D89">
        <w:rPr>
          <w:rFonts w:asciiTheme="majorBidi" w:hAnsiTheme="majorBidi" w:cstheme="majorBidi"/>
          <w:rPrChange w:id="107" w:author="Miri Weiss Cohen" w:date="2021-03-17T09:43:00Z">
            <w:rPr>
              <w:rFonts w:asciiTheme="majorBidi" w:hAnsiTheme="majorBidi" w:cstheme="majorBidi"/>
            </w:rPr>
          </w:rPrChange>
        </w:rPr>
        <w:t>YOLO algorithm</w:t>
      </w:r>
      <w:ins w:id="108" w:author="Miri Weiss Cohen" w:date="2021-03-17T09:16:00Z">
        <w:r w:rsidR="00863A8A" w:rsidRPr="00DE6D89">
          <w:rPr>
            <w:rFonts w:asciiTheme="majorBidi" w:hAnsiTheme="majorBidi" w:cstheme="majorBidi"/>
            <w:rPrChange w:id="109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for our </w:t>
        </w:r>
        <w:proofErr w:type="gramStart"/>
        <w:r w:rsidR="00863A8A" w:rsidRPr="00DE6D89">
          <w:rPr>
            <w:rFonts w:asciiTheme="majorBidi" w:hAnsiTheme="majorBidi" w:cstheme="majorBidi"/>
            <w:rPrChange w:id="110" w:author="Miri Weiss Cohen" w:date="2021-03-17T09:43:00Z">
              <w:rPr>
                <w:rFonts w:asciiTheme="majorBidi" w:hAnsiTheme="majorBidi" w:cstheme="majorBidi"/>
              </w:rPr>
            </w:rPrChange>
          </w:rPr>
          <w:t>project, and</w:t>
        </w:r>
        <w:proofErr w:type="gramEnd"/>
        <w:r w:rsidR="00863A8A" w:rsidRPr="00DE6D89">
          <w:rPr>
            <w:rFonts w:asciiTheme="majorBidi" w:hAnsiTheme="majorBidi" w:cstheme="majorBidi"/>
            <w:rPrChange w:id="111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developi</w:t>
        </w:r>
      </w:ins>
      <w:ins w:id="112" w:author="Miri Weiss Cohen" w:date="2021-03-17T09:17:00Z">
        <w:r w:rsidR="00863A8A" w:rsidRPr="00DE6D89">
          <w:rPr>
            <w:rFonts w:asciiTheme="majorBidi" w:hAnsiTheme="majorBidi" w:cstheme="majorBidi"/>
            <w:rPrChange w:id="113" w:author="Miri Weiss Cohen" w:date="2021-03-17T09:43:00Z">
              <w:rPr>
                <w:rFonts w:asciiTheme="majorBidi" w:hAnsiTheme="majorBidi" w:cstheme="majorBidi"/>
              </w:rPr>
            </w:rPrChange>
          </w:rPr>
          <w:t>ng and testing CNN various architecture to solve this problem.</w:t>
        </w:r>
      </w:ins>
      <w:r w:rsidRPr="00DE6D89">
        <w:rPr>
          <w:rFonts w:asciiTheme="majorBidi" w:hAnsiTheme="majorBidi" w:cstheme="majorBidi"/>
          <w:rPrChange w:id="114" w:author="Miri Weiss Cohen" w:date="2021-03-17T09:43:00Z">
            <w:rPr>
              <w:rFonts w:asciiTheme="majorBidi" w:hAnsiTheme="majorBidi" w:cstheme="majorBidi"/>
            </w:rPr>
          </w:rPrChange>
        </w:rPr>
        <w:t xml:space="preserve"> </w:t>
      </w:r>
      <w:del w:id="115" w:author="Miri Weiss Cohen" w:date="2021-03-17T09:17:00Z">
        <w:r w:rsidRPr="00DE6D89" w:rsidDel="00863A8A">
          <w:rPr>
            <w:rFonts w:asciiTheme="majorBidi" w:hAnsiTheme="majorBidi" w:cstheme="majorBidi"/>
            <w:rPrChange w:id="116" w:author="Miri Weiss Cohen" w:date="2021-03-17T09:43:00Z">
              <w:rPr>
                <w:rFonts w:asciiTheme="majorBidi" w:hAnsiTheme="majorBidi" w:cstheme="majorBidi"/>
              </w:rPr>
            </w:rPrChange>
          </w:rPr>
          <w:delText>for human gait detection.</w:delText>
        </w:r>
      </w:del>
      <w:r w:rsidRPr="00DE6D89">
        <w:rPr>
          <w:rFonts w:asciiTheme="majorBidi" w:hAnsiTheme="majorBidi" w:cstheme="majorBidi"/>
          <w:rPrChange w:id="117" w:author="Miri Weiss Cohen" w:date="2021-03-17T09:43:00Z">
            <w:rPr>
              <w:rFonts w:asciiTheme="majorBidi" w:hAnsiTheme="majorBidi" w:cstheme="majorBidi"/>
            </w:rPr>
          </w:rPrChange>
        </w:rPr>
        <w:t xml:space="preserve"> </w:t>
      </w:r>
      <w:r w:rsidRPr="00DE6D89">
        <w:rPr>
          <w:rFonts w:asciiTheme="majorBidi" w:hAnsiTheme="majorBidi" w:cstheme="majorBidi"/>
          <w:color w:val="000000"/>
          <w:shd w:val="clear" w:color="auto" w:fill="FFFFFF"/>
          <w:rPrChange w:id="118" w:author="Miri Weiss Cohen" w:date="2021-03-17T09:43:00Z">
            <w:rPr>
              <w:rFonts w:asciiTheme="majorBidi" w:hAnsiTheme="majorBidi" w:cstheme="majorBidi"/>
              <w:color w:val="000000"/>
              <w:shd w:val="clear" w:color="auto" w:fill="FFFFFF"/>
            </w:rPr>
          </w:rPrChange>
        </w:rPr>
        <w:t>YOLO is a real-time object detection method, introduced for motion detection in complex scenes.</w:t>
      </w:r>
      <w:ins w:id="119" w:author="Miri Weiss Cohen" w:date="2021-03-17T09:18:00Z">
        <w:r w:rsidR="00863A8A" w:rsidRPr="00DE6D89">
          <w:rPr>
            <w:rFonts w:asciiTheme="majorBidi" w:hAnsiTheme="majorBidi" w:cstheme="majorBidi"/>
            <w:color w:val="000000"/>
            <w:shd w:val="clear" w:color="auto" w:fill="FFFFFF"/>
            <w:rPrChange w:id="120" w:author="Miri Weiss Cohen" w:date="2021-03-17T09:43:00Z">
              <w:rPr>
                <w:rFonts w:asciiTheme="majorBidi" w:hAnsiTheme="majorBidi" w:cstheme="majorBidi"/>
                <w:color w:val="000000"/>
                <w:shd w:val="clear" w:color="auto" w:fill="FFFFFF"/>
              </w:rPr>
            </w:rPrChange>
          </w:rPr>
          <w:t xml:space="preserve"> CNN are deep learning methods for classification </w:t>
        </w:r>
      </w:ins>
      <w:ins w:id="121" w:author="Miri Weiss Cohen" w:date="2021-03-17T09:19:00Z">
        <w:r w:rsidR="00863A8A" w:rsidRPr="00DE6D89">
          <w:rPr>
            <w:rFonts w:asciiTheme="majorBidi" w:hAnsiTheme="majorBidi" w:cstheme="majorBidi"/>
            <w:color w:val="000000"/>
            <w:shd w:val="clear" w:color="auto" w:fill="FFFFFF"/>
            <w:rPrChange w:id="122" w:author="Miri Weiss Cohen" w:date="2021-03-17T09:43:00Z">
              <w:rPr>
                <w:rFonts w:asciiTheme="majorBidi" w:hAnsiTheme="majorBidi" w:cstheme="majorBidi"/>
                <w:color w:val="000000"/>
                <w:shd w:val="clear" w:color="auto" w:fill="FFFFFF"/>
              </w:rPr>
            </w:rPrChange>
          </w:rPr>
          <w:t xml:space="preserve">through a learning process. </w:t>
        </w:r>
      </w:ins>
      <w:bookmarkStart w:id="123" w:name="_GoBack"/>
      <w:bookmarkEnd w:id="123"/>
    </w:p>
    <w:p w14:paraId="527ECF71" w14:textId="77777777" w:rsidR="0005770F" w:rsidRPr="00DE6D89" w:rsidRDefault="0005770F" w:rsidP="00DE6D89">
      <w:pPr>
        <w:autoSpaceDE w:val="0"/>
        <w:autoSpaceDN w:val="0"/>
        <w:adjustRightInd w:val="0"/>
        <w:spacing w:after="120"/>
        <w:jc w:val="both"/>
        <w:rPr>
          <w:rFonts w:asciiTheme="majorBidi" w:hAnsiTheme="majorBidi" w:cstheme="majorBidi"/>
          <w:rPrChange w:id="124" w:author="Miri Weiss Cohen" w:date="2021-03-17T09:43:00Z">
            <w:rPr>
              <w:rFonts w:asciiTheme="majorBidi" w:hAnsiTheme="majorBidi" w:cstheme="majorBidi"/>
            </w:rPr>
          </w:rPrChange>
        </w:rPr>
        <w:pPrChange w:id="125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</w:p>
    <w:p w14:paraId="65E8F7C4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rPrChange w:id="126" w:author="Miri Weiss Cohen" w:date="2021-03-17T09:43:00Z">
            <w:rPr>
              <w:rFonts w:asciiTheme="majorBidi" w:hAnsiTheme="majorBidi" w:cstheme="majorBidi"/>
            </w:rPr>
          </w:rPrChange>
        </w:rPr>
        <w:pPrChange w:id="127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</w:p>
    <w:p w14:paraId="3576129D" w14:textId="1D975477" w:rsidR="0005770F" w:rsidDel="00DE6D89" w:rsidRDefault="0005770F" w:rsidP="00DE6D89">
      <w:pPr>
        <w:spacing w:after="120"/>
        <w:ind w:left="142"/>
        <w:jc w:val="both"/>
        <w:rPr>
          <w:del w:id="128" w:author="Miri Weiss Cohen" w:date="2021-03-17T09:44:00Z"/>
          <w:rFonts w:asciiTheme="majorBidi" w:hAnsiTheme="majorBidi" w:cstheme="majorBidi"/>
        </w:rPr>
      </w:pPr>
      <w:r w:rsidRPr="00DE6D89">
        <w:rPr>
          <w:rFonts w:asciiTheme="majorBidi" w:hAnsiTheme="majorBidi" w:cstheme="majorBidi"/>
          <w:b/>
          <w:bCs/>
          <w:rPrChange w:id="129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t>Scope of the project:</w:t>
      </w:r>
    </w:p>
    <w:p w14:paraId="51902522" w14:textId="77777777" w:rsidR="00DE6D89" w:rsidRPr="00DE6D89" w:rsidRDefault="00DE6D89" w:rsidP="00DE6D89">
      <w:pPr>
        <w:spacing w:after="120"/>
        <w:ind w:left="142"/>
        <w:jc w:val="both"/>
        <w:rPr>
          <w:ins w:id="130" w:author="Miri Weiss Cohen" w:date="2021-03-17T09:44:00Z"/>
          <w:rFonts w:asciiTheme="majorBidi" w:hAnsiTheme="majorBidi" w:cstheme="majorBidi"/>
          <w:b/>
          <w:bCs/>
          <w:rPrChange w:id="131" w:author="Miri Weiss Cohen" w:date="2021-03-17T09:43:00Z">
            <w:rPr>
              <w:ins w:id="132" w:author="Miri Weiss Cohen" w:date="2021-03-17T09:44:00Z"/>
              <w:rFonts w:asciiTheme="majorBidi" w:hAnsiTheme="majorBidi" w:cstheme="majorBidi"/>
              <w:b/>
              <w:bCs/>
            </w:rPr>
          </w:rPrChange>
        </w:rPr>
        <w:pPrChange w:id="133" w:author="Miri Weiss Cohen" w:date="2021-03-17T09:44:00Z">
          <w:pPr>
            <w:spacing w:after="120"/>
            <w:jc w:val="both"/>
          </w:pPr>
        </w:pPrChange>
      </w:pPr>
    </w:p>
    <w:p w14:paraId="0DB4E6E8" w14:textId="77777777" w:rsidR="0005770F" w:rsidRPr="00DE6D89" w:rsidDel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del w:id="134" w:author="Miri Weiss Cohen" w:date="2021-03-17T09:44:00Z"/>
          <w:rFonts w:asciiTheme="majorBidi" w:hAnsiTheme="majorBidi" w:cstheme="majorBidi"/>
          <w:rPrChange w:id="135" w:author="Miri Weiss Cohen" w:date="2021-03-17T09:43:00Z">
            <w:rPr>
              <w:del w:id="136" w:author="Miri Weiss Cohen" w:date="2021-03-17T09:44:00Z"/>
              <w:rFonts w:asciiTheme="majorBidi" w:hAnsiTheme="majorBidi" w:cstheme="majorBidi"/>
            </w:rPr>
          </w:rPrChange>
        </w:rPr>
        <w:pPrChange w:id="137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</w:p>
    <w:p w14:paraId="700B0BE6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b/>
          <w:bCs/>
          <w:rPrChange w:id="138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139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proofErr w:type="spellStart"/>
      <w:r w:rsidRPr="00DE6D89">
        <w:rPr>
          <w:rFonts w:asciiTheme="majorBidi" w:hAnsiTheme="majorBidi" w:cstheme="majorBidi"/>
          <w:rPrChange w:id="140" w:author="Miri Weiss Cohen" w:date="2021-03-17T09:43:00Z">
            <w:rPr>
              <w:rFonts w:asciiTheme="majorBidi" w:hAnsiTheme="majorBidi" w:cstheme="majorBidi"/>
            </w:rPr>
          </w:rPrChange>
        </w:rPr>
        <w:t>The</w:t>
      </w:r>
      <w:proofErr w:type="spellEnd"/>
      <w:r w:rsidRPr="00DE6D89">
        <w:rPr>
          <w:rFonts w:asciiTheme="majorBidi" w:hAnsiTheme="majorBidi" w:cstheme="majorBidi"/>
          <w:rPrChange w:id="141" w:author="Miri Weiss Cohen" w:date="2021-03-17T09:43:00Z">
            <w:rPr>
              <w:rFonts w:asciiTheme="majorBidi" w:hAnsiTheme="majorBidi" w:cstheme="majorBidi"/>
            </w:rPr>
          </w:rPrChange>
        </w:rPr>
        <w:t xml:space="preserve"> project is designed to provide identification and classification of patient's proper gate using Deep Learning. In order to assess patient's </w:t>
      </w:r>
      <w:proofErr w:type="gramStart"/>
      <w:r w:rsidRPr="00DE6D89">
        <w:rPr>
          <w:rFonts w:asciiTheme="majorBidi" w:hAnsiTheme="majorBidi" w:cstheme="majorBidi"/>
          <w:rPrChange w:id="142" w:author="Miri Weiss Cohen" w:date="2021-03-17T09:43:00Z">
            <w:rPr>
              <w:rFonts w:asciiTheme="majorBidi" w:hAnsiTheme="majorBidi" w:cstheme="majorBidi"/>
            </w:rPr>
          </w:rPrChange>
        </w:rPr>
        <w:t>gait</w:t>
      </w:r>
      <w:proofErr w:type="gramEnd"/>
      <w:r w:rsidRPr="00DE6D89">
        <w:rPr>
          <w:rFonts w:asciiTheme="majorBidi" w:hAnsiTheme="majorBidi" w:cstheme="majorBidi"/>
          <w:rPrChange w:id="143" w:author="Miri Weiss Cohen" w:date="2021-03-17T09:43:00Z">
            <w:rPr>
              <w:rFonts w:asciiTheme="majorBidi" w:hAnsiTheme="majorBidi" w:cstheme="majorBidi"/>
            </w:rPr>
          </w:rPrChange>
        </w:rPr>
        <w:t xml:space="preserve"> we use the parameters described in the following table.</w:t>
      </w:r>
      <w:r w:rsidRPr="00DE6D89">
        <w:rPr>
          <w:rFonts w:asciiTheme="majorBidi" w:hAnsiTheme="majorBidi" w:cstheme="majorBidi"/>
          <w:b/>
          <w:bCs/>
          <w:rPrChange w:id="144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t xml:space="preserve"> </w:t>
      </w:r>
    </w:p>
    <w:p w14:paraId="72D46A8A" w14:textId="77777777" w:rsidR="0005770F" w:rsidRPr="00DE6D89" w:rsidRDefault="0005770F" w:rsidP="00DE6D89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  <w:rPrChange w:id="145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146" w:author="Miri Weiss Cohen" w:date="2021-03-17T09:44:00Z">
          <w:pPr>
            <w:autoSpaceDE w:val="0"/>
            <w:autoSpaceDN w:val="0"/>
            <w:adjustRightInd w:val="0"/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noProof/>
          <w:rPrChange w:id="147" w:author="Miri Weiss Cohen" w:date="2021-03-17T09:43:00Z">
            <w:rPr>
              <w:rFonts w:asciiTheme="majorBidi" w:hAnsiTheme="majorBidi" w:cstheme="majorBidi"/>
              <w:b/>
              <w:bCs/>
              <w:noProof/>
            </w:rPr>
          </w:rPrChange>
        </w:rPr>
        <w:drawing>
          <wp:anchor distT="0" distB="0" distL="114300" distR="114300" simplePos="0" relativeHeight="251659264" behindDoc="0" locked="0" layoutInCell="1" allowOverlap="1" wp14:anchorId="6DAE8F4F" wp14:editId="5CBCC94D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313484" cy="2164080"/>
            <wp:effectExtent l="0" t="0" r="1270" b="762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5577"/>
                    <a:stretch/>
                  </pic:blipFill>
                  <pic:spPr bwMode="auto">
                    <a:xfrm>
                      <a:off x="0" y="0"/>
                      <a:ext cx="3340638" cy="218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8373A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b/>
          <w:bCs/>
          <w:rPrChange w:id="148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149" w:author="Miri Weiss Cohen" w:date="2021-03-17T09:44:00Z">
          <w:pPr>
            <w:spacing w:after="120"/>
            <w:jc w:val="both"/>
          </w:pPr>
        </w:pPrChange>
      </w:pPr>
    </w:p>
    <w:p w14:paraId="083B9918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b/>
          <w:bCs/>
          <w:rPrChange w:id="150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pPrChange w:id="151" w:author="Miri Weiss Cohen" w:date="2021-03-17T09:44:00Z">
          <w:pPr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noProof/>
          <w:rPrChange w:id="152" w:author="Miri Weiss Cohen" w:date="2021-03-17T09:43:00Z">
            <w:rPr>
              <w:rFonts w:asciiTheme="majorBidi" w:hAnsiTheme="majorBidi" w:cstheme="majorBidi"/>
              <w:b/>
              <w:bCs/>
              <w:noProof/>
            </w:rPr>
          </w:rPrChange>
        </w:rPr>
        <w:lastRenderedPageBreak/>
        <w:drawing>
          <wp:inline distT="0" distB="0" distL="0" distR="0" wp14:anchorId="518375B3" wp14:editId="3B472EFE">
            <wp:extent cx="3421380" cy="1895550"/>
            <wp:effectExtent l="0" t="0" r="762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734" cy="19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C35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rPrChange w:id="153" w:author="Miri Weiss Cohen" w:date="2021-03-17T09:43:00Z">
            <w:rPr>
              <w:rFonts w:asciiTheme="majorBidi" w:hAnsiTheme="majorBidi" w:cstheme="majorBidi"/>
            </w:rPr>
          </w:rPrChange>
        </w:rPr>
        <w:pPrChange w:id="154" w:author="Miri Weiss Cohen" w:date="2021-03-17T09:44:00Z">
          <w:pPr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155" w:author="Miri Weiss Cohen" w:date="2021-03-17T09:43:00Z">
            <w:rPr>
              <w:rFonts w:asciiTheme="majorBidi" w:hAnsiTheme="majorBidi" w:cstheme="majorBidi"/>
            </w:rPr>
          </w:rPrChange>
        </w:rPr>
        <w:t xml:space="preserve">As part of the project, we will develop an application that is able to take as input RGB video and automatically generate skeleton figures characterizing patients’ gait performance. </w:t>
      </w:r>
    </w:p>
    <w:p w14:paraId="7AAE99D2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rPrChange w:id="156" w:author="Miri Weiss Cohen" w:date="2021-03-17T09:43:00Z">
            <w:rPr>
              <w:rFonts w:asciiTheme="majorBidi" w:hAnsiTheme="majorBidi" w:cstheme="majorBidi"/>
            </w:rPr>
          </w:rPrChange>
        </w:rPr>
        <w:pPrChange w:id="157" w:author="Miri Weiss Cohen" w:date="2021-03-17T09:44:00Z">
          <w:pPr>
            <w:spacing w:after="120"/>
            <w:jc w:val="both"/>
          </w:pPr>
        </w:pPrChange>
      </w:pPr>
    </w:p>
    <w:p w14:paraId="17501523" w14:textId="2144834F" w:rsidR="0005770F" w:rsidRPr="00DE6D89" w:rsidRDefault="0005770F" w:rsidP="00DE6D89">
      <w:pPr>
        <w:spacing w:after="120"/>
        <w:ind w:left="142"/>
        <w:jc w:val="both"/>
        <w:rPr>
          <w:ins w:id="158" w:author="Miri Weiss Cohen" w:date="2021-03-17T09:20:00Z"/>
          <w:rFonts w:asciiTheme="majorBidi" w:hAnsiTheme="majorBidi" w:cstheme="majorBidi"/>
          <w:rPrChange w:id="159" w:author="Miri Weiss Cohen" w:date="2021-03-17T09:43:00Z">
            <w:rPr>
              <w:ins w:id="160" w:author="Miri Weiss Cohen" w:date="2021-03-17T09:20:00Z"/>
              <w:rFonts w:asciiTheme="majorBidi" w:hAnsiTheme="majorBidi" w:cstheme="majorBidi"/>
            </w:rPr>
          </w:rPrChange>
        </w:rPr>
        <w:pPrChange w:id="161" w:author="Miri Weiss Cohen" w:date="2021-03-17T09:44:00Z">
          <w:pPr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162" w:author="Miri Weiss Cohen" w:date="2021-03-17T09:43:00Z">
            <w:rPr>
              <w:rFonts w:asciiTheme="majorBidi" w:hAnsiTheme="majorBidi" w:cstheme="majorBidi"/>
              <w:highlight w:val="yellow"/>
            </w:rPr>
          </w:rPrChange>
        </w:rPr>
        <w:t>The project focuses on several technologies:</w:t>
      </w:r>
    </w:p>
    <w:p w14:paraId="31386CD3" w14:textId="77777777" w:rsidR="0041531E" w:rsidRPr="00DE6D89" w:rsidRDefault="0041531E" w:rsidP="00DE6D89">
      <w:pPr>
        <w:shd w:val="clear" w:color="auto" w:fill="FFFFFF"/>
        <w:spacing w:before="158" w:after="158"/>
        <w:ind w:left="142"/>
        <w:textAlignment w:val="baseline"/>
        <w:rPr>
          <w:ins w:id="163" w:author="Miri Weiss Cohen" w:date="2021-03-17T09:27:00Z"/>
          <w:rFonts w:asciiTheme="majorBidi" w:hAnsiTheme="majorBidi" w:cstheme="majorBidi"/>
          <w:rPrChange w:id="164" w:author="Miri Weiss Cohen" w:date="2021-03-17T09:43:00Z">
            <w:rPr>
              <w:ins w:id="165" w:author="Miri Weiss Cohen" w:date="2021-03-17T09:27:00Z"/>
              <w:rFonts w:asciiTheme="majorBidi" w:hAnsiTheme="majorBidi" w:cstheme="majorBidi"/>
            </w:rPr>
          </w:rPrChange>
        </w:rPr>
        <w:pPrChange w:id="166" w:author="Miri Weiss Cohen" w:date="2021-03-17T09:44:00Z">
          <w:pPr>
            <w:shd w:val="clear" w:color="auto" w:fill="FFFFFF"/>
            <w:spacing w:before="158" w:after="158"/>
            <w:ind w:left="360"/>
            <w:textAlignment w:val="baseline"/>
          </w:pPr>
        </w:pPrChange>
      </w:pPr>
      <w:ins w:id="167" w:author="Miri Weiss Cohen" w:date="2021-03-17T09:27:00Z">
        <w:r w:rsidRPr="00DE6D89">
          <w:rPr>
            <w:rFonts w:asciiTheme="majorBidi" w:hAnsiTheme="majorBidi" w:cstheme="majorBidi"/>
            <w:rPrChange w:id="168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Machine learning and Medical Imaging data analysis. Our challenge is to develop and implement machine learning by using deep networks for image </w:t>
        </w:r>
        <w:proofErr w:type="gramStart"/>
        <w:r w:rsidRPr="00DE6D89">
          <w:rPr>
            <w:rFonts w:asciiTheme="majorBidi" w:hAnsiTheme="majorBidi" w:cstheme="majorBidi"/>
            <w:rPrChange w:id="169" w:author="Miri Weiss Cohen" w:date="2021-03-17T09:43:00Z">
              <w:rPr>
                <w:rFonts w:asciiTheme="majorBidi" w:hAnsiTheme="majorBidi" w:cstheme="majorBidi"/>
              </w:rPr>
            </w:rPrChange>
          </w:rPr>
          <w:t>processing.  .</w:t>
        </w:r>
        <w:proofErr w:type="gramEnd"/>
        <w:r w:rsidRPr="00DE6D89">
          <w:rPr>
            <w:rFonts w:asciiTheme="majorBidi" w:hAnsiTheme="majorBidi" w:cstheme="majorBidi"/>
            <w:rPrChange w:id="170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</w:t>
        </w:r>
      </w:ins>
    </w:p>
    <w:p w14:paraId="5C6E394D" w14:textId="77777777" w:rsidR="00863A8A" w:rsidRPr="00DE6D89" w:rsidDel="0041531E" w:rsidRDefault="00863A8A" w:rsidP="00DE6D89">
      <w:pPr>
        <w:spacing w:after="120"/>
        <w:ind w:left="142"/>
        <w:jc w:val="both"/>
        <w:rPr>
          <w:del w:id="171" w:author="Miri Weiss Cohen" w:date="2021-03-17T09:22:00Z"/>
          <w:rFonts w:asciiTheme="majorBidi" w:hAnsiTheme="majorBidi" w:cstheme="majorBidi"/>
          <w:rPrChange w:id="172" w:author="Miri Weiss Cohen" w:date="2021-03-17T09:43:00Z">
            <w:rPr>
              <w:del w:id="173" w:author="Miri Weiss Cohen" w:date="2021-03-17T09:22:00Z"/>
              <w:rFonts w:asciiTheme="majorBidi" w:hAnsiTheme="majorBidi" w:cstheme="majorBidi"/>
            </w:rPr>
          </w:rPrChange>
        </w:rPr>
        <w:pPrChange w:id="174" w:author="Miri Weiss Cohen" w:date="2021-03-17T09:44:00Z">
          <w:pPr>
            <w:spacing w:after="120"/>
            <w:jc w:val="both"/>
          </w:pPr>
        </w:pPrChange>
      </w:pPr>
    </w:p>
    <w:p w14:paraId="76479F53" w14:textId="59534F89" w:rsidR="0005770F" w:rsidRPr="00DE6D89" w:rsidRDefault="0005770F" w:rsidP="00DE6D89">
      <w:pPr>
        <w:spacing w:after="120"/>
        <w:ind w:left="142"/>
        <w:jc w:val="both"/>
        <w:rPr>
          <w:ins w:id="175" w:author="Miri Weiss Cohen" w:date="2021-03-17T09:22:00Z"/>
          <w:rFonts w:asciiTheme="majorBidi" w:hAnsiTheme="majorBidi" w:cstheme="majorBidi"/>
          <w:rPrChange w:id="176" w:author="Miri Weiss Cohen" w:date="2021-03-17T09:43:00Z">
            <w:rPr>
              <w:ins w:id="177" w:author="Miri Weiss Cohen" w:date="2021-03-17T09:22:00Z"/>
              <w:rFonts w:asciiTheme="majorBidi" w:hAnsiTheme="majorBidi" w:cstheme="majorBidi"/>
            </w:rPr>
          </w:rPrChange>
        </w:rPr>
        <w:pPrChange w:id="178" w:author="Miri Weiss Cohen" w:date="2021-03-17T09:44:00Z">
          <w:pPr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rPrChange w:id="179" w:author="Miri Weiss Cohen" w:date="2021-03-17T09:43:00Z">
            <w:rPr/>
          </w:rPrChange>
        </w:rPr>
        <w:t xml:space="preserve">YOLOv4 – </w:t>
      </w:r>
      <w:ins w:id="180" w:author="Miri Weiss Cohen" w:date="2021-03-17T09:26:00Z">
        <w:r w:rsidR="0041531E" w:rsidRPr="00DE6D89">
          <w:rPr>
            <w:rFonts w:asciiTheme="majorBidi" w:hAnsiTheme="majorBidi" w:cstheme="majorBidi"/>
            <w:color w:val="333333"/>
            <w:rPrChange w:id="181" w:author="Miri Weiss Cohen" w:date="2021-03-17T09:43:00Z">
              <w:rPr>
                <w:rFonts w:ascii="Segoe UI" w:hAnsi="Segoe UI" w:cs="Segoe UI"/>
                <w:color w:val="333333"/>
              </w:rPr>
            </w:rPrChange>
          </w:rPr>
          <w:t xml:space="preserve">exhibits one of the best CNN representatives You Only Look Once (YOLO), which breaks through the CNN family's tradition and innovates a </w:t>
        </w:r>
        <w:proofErr w:type="gramStart"/>
        <w:r w:rsidR="0041531E" w:rsidRPr="00DE6D89">
          <w:rPr>
            <w:rFonts w:asciiTheme="majorBidi" w:hAnsiTheme="majorBidi" w:cstheme="majorBidi"/>
            <w:color w:val="333333"/>
            <w:rPrChange w:id="182" w:author="Miri Weiss Cohen" w:date="2021-03-17T09:43:00Z">
              <w:rPr>
                <w:rFonts w:ascii="Segoe UI" w:hAnsi="Segoe UI" w:cs="Segoe UI"/>
                <w:color w:val="333333"/>
              </w:rPr>
            </w:rPrChange>
          </w:rPr>
          <w:t>complete</w:t>
        </w:r>
        <w:proofErr w:type="gramEnd"/>
        <w:r w:rsidR="0041531E" w:rsidRPr="00DE6D89">
          <w:rPr>
            <w:rFonts w:asciiTheme="majorBidi" w:hAnsiTheme="majorBidi" w:cstheme="majorBidi"/>
            <w:color w:val="333333"/>
            <w:rPrChange w:id="183" w:author="Miri Weiss Cohen" w:date="2021-03-17T09:43:00Z">
              <w:rPr>
                <w:rFonts w:ascii="Segoe UI" w:hAnsi="Segoe UI" w:cs="Segoe UI"/>
                <w:color w:val="333333"/>
              </w:rPr>
            </w:rPrChange>
          </w:rPr>
          <w:t xml:space="preserve"> new way of solving the object detection with most simple and high efficient way. </w:t>
        </w:r>
      </w:ins>
      <w:del w:id="184" w:author="Miri Weiss Cohen" w:date="2021-03-17T09:26:00Z">
        <w:r w:rsidRPr="00DE6D89" w:rsidDel="0041531E">
          <w:rPr>
            <w:rFonts w:asciiTheme="majorBidi" w:hAnsiTheme="majorBidi" w:cstheme="majorBidi"/>
            <w:rPrChange w:id="185" w:author="Miri Weiss Cohen" w:date="2021-03-17T09:43:00Z">
              <w:rPr/>
            </w:rPrChange>
          </w:rPr>
          <w:delText>real time object detection system featured by the Darknet framework (open source neural network framework</w:delText>
        </w:r>
      </w:del>
      <w:ins w:id="186" w:author="Miri Weiss Cohen" w:date="2021-03-17T09:26:00Z">
        <w:r w:rsidR="0041531E" w:rsidRPr="00DE6D89">
          <w:rPr>
            <w:rFonts w:asciiTheme="majorBidi" w:hAnsiTheme="majorBidi" w:cstheme="majorBidi"/>
            <w:rPrChange w:id="187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</w:t>
        </w:r>
      </w:ins>
      <w:r w:rsidRPr="00DE6D89">
        <w:rPr>
          <w:rFonts w:asciiTheme="majorBidi" w:hAnsiTheme="majorBidi" w:cstheme="majorBidi"/>
          <w:rPrChange w:id="188" w:author="Miri Weiss Cohen" w:date="2021-03-17T09:43:00Z">
            <w:rPr/>
          </w:rPrChange>
        </w:rPr>
        <w:t>).</w:t>
      </w:r>
    </w:p>
    <w:p w14:paraId="0A192D2B" w14:textId="2182AFFC" w:rsidR="0041531E" w:rsidRPr="00DE6D89" w:rsidRDefault="0041531E" w:rsidP="00DE6D89">
      <w:pPr>
        <w:shd w:val="clear" w:color="auto" w:fill="FFFFFF"/>
        <w:spacing w:before="158" w:after="158"/>
        <w:ind w:left="142"/>
        <w:textAlignment w:val="baseline"/>
        <w:rPr>
          <w:ins w:id="189" w:author="Miri Weiss Cohen" w:date="2021-03-17T09:22:00Z"/>
          <w:rFonts w:asciiTheme="majorBidi" w:hAnsiTheme="majorBidi" w:cstheme="majorBidi"/>
          <w:rPrChange w:id="190" w:author="Miri Weiss Cohen" w:date="2021-03-17T09:43:00Z">
            <w:rPr>
              <w:ins w:id="191" w:author="Miri Weiss Cohen" w:date="2021-03-17T09:22:00Z"/>
            </w:rPr>
          </w:rPrChange>
        </w:rPr>
        <w:pPrChange w:id="192" w:author="Miri Weiss Cohen" w:date="2021-03-17T09:44:00Z">
          <w:pPr>
            <w:pStyle w:val="ListParagraph"/>
            <w:numPr>
              <w:numId w:val="3"/>
            </w:numPr>
            <w:shd w:val="clear" w:color="auto" w:fill="FFFFFF"/>
            <w:bidi w:val="0"/>
            <w:spacing w:before="158" w:after="158"/>
            <w:ind w:left="1440" w:hanging="360"/>
            <w:textAlignment w:val="baseline"/>
          </w:pPr>
        </w:pPrChange>
      </w:pPr>
      <w:ins w:id="193" w:author="Miri Weiss Cohen" w:date="2021-03-17T09:22:00Z">
        <w:r w:rsidRPr="00DE6D89">
          <w:rPr>
            <w:rFonts w:asciiTheme="majorBidi" w:hAnsiTheme="majorBidi" w:cstheme="majorBidi"/>
            <w:rPrChange w:id="194" w:author="Miri Weiss Cohen" w:date="2021-03-17T09:43:00Z">
              <w:rPr/>
            </w:rPrChange>
          </w:rPr>
          <w:t xml:space="preserve">Research and test </w:t>
        </w:r>
        <w:proofErr w:type="gramStart"/>
        <w:r w:rsidRPr="00DE6D89">
          <w:rPr>
            <w:rFonts w:asciiTheme="majorBidi" w:hAnsiTheme="majorBidi" w:cstheme="majorBidi"/>
            <w:rPrChange w:id="195" w:author="Miri Weiss Cohen" w:date="2021-03-17T09:43:00Z">
              <w:rPr/>
            </w:rPrChange>
          </w:rPr>
          <w:t>various different</w:t>
        </w:r>
        <w:proofErr w:type="gramEnd"/>
        <w:r w:rsidRPr="00DE6D89">
          <w:rPr>
            <w:rFonts w:asciiTheme="majorBidi" w:hAnsiTheme="majorBidi" w:cstheme="majorBidi"/>
            <w:rPrChange w:id="196" w:author="Miri Weiss Cohen" w:date="2021-03-17T09:43:00Z">
              <w:rPr/>
            </w:rPrChange>
          </w:rPr>
          <w:t xml:space="preserve"> CNN architectures and optimization hyper parameters. There is a plethora of CNN architectures. Therefore, we will research and test different CNN architectures to get the best solutions.</w:t>
        </w:r>
      </w:ins>
    </w:p>
    <w:p w14:paraId="0C36CC9D" w14:textId="77777777" w:rsidR="0041531E" w:rsidRPr="00DE6D89" w:rsidRDefault="0041531E" w:rsidP="00DE6D89">
      <w:pPr>
        <w:spacing w:after="120"/>
        <w:ind w:left="142"/>
        <w:jc w:val="both"/>
        <w:rPr>
          <w:rFonts w:asciiTheme="majorBidi" w:hAnsiTheme="majorBidi" w:cstheme="majorBidi"/>
          <w:rPrChange w:id="197" w:author="Miri Weiss Cohen" w:date="2021-03-17T09:43:00Z">
            <w:rPr/>
          </w:rPrChange>
        </w:rPr>
        <w:pPrChange w:id="198" w:author="Miri Weiss Cohen" w:date="2021-03-17T09:44:00Z">
          <w:pPr>
            <w:pStyle w:val="ListParagraph"/>
            <w:numPr>
              <w:numId w:val="1"/>
            </w:numPr>
            <w:bidi w:val="0"/>
            <w:spacing w:after="120"/>
            <w:ind w:hanging="360"/>
            <w:jc w:val="both"/>
          </w:pPr>
        </w:pPrChange>
      </w:pPr>
    </w:p>
    <w:p w14:paraId="34B83B86" w14:textId="33FD864E" w:rsidR="0005770F" w:rsidRPr="00DE6D89" w:rsidDel="0041531E" w:rsidRDefault="0005770F" w:rsidP="00DE6D89">
      <w:pPr>
        <w:spacing w:after="120"/>
        <w:ind w:left="142"/>
        <w:jc w:val="both"/>
        <w:rPr>
          <w:del w:id="199" w:author="Miri Weiss Cohen" w:date="2021-03-17T09:28:00Z"/>
          <w:rFonts w:asciiTheme="majorBidi" w:hAnsiTheme="majorBidi" w:cstheme="majorBidi"/>
          <w:rPrChange w:id="200" w:author="Miri Weiss Cohen" w:date="2021-03-17T09:43:00Z">
            <w:rPr>
              <w:del w:id="201" w:author="Miri Weiss Cohen" w:date="2021-03-17T09:28:00Z"/>
              <w:rFonts w:asciiTheme="majorBidi" w:hAnsiTheme="majorBidi" w:cstheme="majorBidi"/>
            </w:rPr>
          </w:rPrChange>
        </w:rPr>
        <w:pPrChange w:id="202" w:author="Miri Weiss Cohen" w:date="2021-03-17T09:44:00Z">
          <w:pPr>
            <w:spacing w:after="120"/>
            <w:jc w:val="both"/>
          </w:pPr>
        </w:pPrChange>
      </w:pPr>
      <w:del w:id="203" w:author="Miri Weiss Cohen" w:date="2021-03-17T09:28:00Z">
        <w:r w:rsidRPr="00DE6D89" w:rsidDel="0041531E">
          <w:rPr>
            <w:rFonts w:asciiTheme="majorBidi" w:hAnsiTheme="majorBidi" w:cstheme="majorBidi"/>
            <w:highlight w:val="yellow"/>
            <w:rPrChange w:id="204" w:author="Miri Weiss Cohen" w:date="2021-03-17T09:43:00Z">
              <w:rPr>
                <w:rFonts w:asciiTheme="majorBidi" w:hAnsiTheme="majorBidi" w:cstheme="majorBidi"/>
                <w:highlight w:val="yellow"/>
              </w:rPr>
            </w:rPrChange>
          </w:rPr>
          <w:delText>Some of the technological challenges involved are:</w:delText>
        </w:r>
      </w:del>
    </w:p>
    <w:p w14:paraId="1AD04DA3" w14:textId="0F87273F" w:rsidR="0005770F" w:rsidRPr="00DE6D89" w:rsidDel="0041531E" w:rsidRDefault="0005770F" w:rsidP="00DE6D89">
      <w:pPr>
        <w:spacing w:after="120"/>
        <w:ind w:left="142"/>
        <w:jc w:val="both"/>
        <w:rPr>
          <w:del w:id="205" w:author="Miri Weiss Cohen" w:date="2021-03-17T09:28:00Z"/>
          <w:rFonts w:asciiTheme="majorBidi" w:hAnsiTheme="majorBidi" w:cstheme="majorBidi"/>
          <w:rPrChange w:id="206" w:author="Miri Weiss Cohen" w:date="2021-03-17T09:43:00Z">
            <w:rPr>
              <w:del w:id="207" w:author="Miri Weiss Cohen" w:date="2021-03-17T09:28:00Z"/>
              <w:rFonts w:asciiTheme="majorBidi" w:hAnsiTheme="majorBidi" w:cstheme="majorBidi"/>
            </w:rPr>
          </w:rPrChange>
        </w:rPr>
        <w:pPrChange w:id="208" w:author="Miri Weiss Cohen" w:date="2021-03-17T09:44:00Z">
          <w:pPr>
            <w:spacing w:after="120"/>
            <w:jc w:val="both"/>
          </w:pPr>
        </w:pPrChange>
      </w:pPr>
      <w:del w:id="209" w:author="Miri Weiss Cohen" w:date="2021-03-17T09:28:00Z">
        <w:r w:rsidRPr="00DE6D89" w:rsidDel="0041531E">
          <w:rPr>
            <w:rFonts w:asciiTheme="majorBidi" w:hAnsiTheme="majorBidi" w:cstheme="majorBidi"/>
            <w:rPrChange w:id="210" w:author="Miri Weiss Cohen" w:date="2021-03-17T09:43:00Z">
              <w:rPr>
                <w:rFonts w:asciiTheme="majorBidi" w:hAnsiTheme="majorBidi" w:cstheme="majorBidi"/>
              </w:rPr>
            </w:rPrChange>
          </w:rPr>
          <w:delText>The exploratory work required for this project includes:</w:delText>
        </w:r>
      </w:del>
    </w:p>
    <w:p w14:paraId="443F2468" w14:textId="4F605DB2" w:rsidR="0005770F" w:rsidRPr="00DE6D89" w:rsidDel="0041531E" w:rsidRDefault="0005770F" w:rsidP="00DE6D89">
      <w:pPr>
        <w:pStyle w:val="ListParagraph"/>
        <w:numPr>
          <w:ilvl w:val="0"/>
          <w:numId w:val="1"/>
        </w:numPr>
        <w:bidi w:val="0"/>
        <w:spacing w:after="120"/>
        <w:ind w:left="142"/>
        <w:jc w:val="both"/>
        <w:rPr>
          <w:del w:id="211" w:author="Miri Weiss Cohen" w:date="2021-03-17T09:28:00Z"/>
          <w:rFonts w:asciiTheme="majorBidi" w:hAnsiTheme="majorBidi" w:cstheme="majorBidi"/>
          <w:rPrChange w:id="212" w:author="Miri Weiss Cohen" w:date="2021-03-17T09:43:00Z">
            <w:rPr>
              <w:del w:id="213" w:author="Miri Weiss Cohen" w:date="2021-03-17T09:28:00Z"/>
              <w:rFonts w:asciiTheme="majorBidi" w:hAnsiTheme="majorBidi" w:cstheme="majorBidi"/>
            </w:rPr>
          </w:rPrChange>
        </w:rPr>
        <w:pPrChange w:id="214" w:author="Miri Weiss Cohen" w:date="2021-03-17T09:44:00Z">
          <w:pPr>
            <w:pStyle w:val="ListParagraph"/>
            <w:numPr>
              <w:numId w:val="1"/>
            </w:numPr>
            <w:bidi w:val="0"/>
            <w:spacing w:after="120"/>
            <w:ind w:hanging="360"/>
            <w:jc w:val="both"/>
          </w:pPr>
        </w:pPrChange>
      </w:pPr>
      <w:del w:id="215" w:author="Miri Weiss Cohen" w:date="2021-03-17T09:28:00Z">
        <w:r w:rsidRPr="00DE6D89" w:rsidDel="0041531E">
          <w:rPr>
            <w:rFonts w:asciiTheme="majorBidi" w:hAnsiTheme="majorBidi" w:cstheme="majorBidi"/>
            <w:rPrChange w:id="216" w:author="Miri Weiss Cohen" w:date="2021-03-17T09:43:00Z">
              <w:rPr>
                <w:rFonts w:asciiTheme="majorBidi" w:hAnsiTheme="majorBidi" w:cstheme="majorBidi"/>
              </w:rPr>
            </w:rPrChange>
          </w:rPr>
          <w:delText>Gait analysis – considering the parameters in the table above and skeleton anatomy structure.</w:delText>
        </w:r>
      </w:del>
    </w:p>
    <w:p w14:paraId="45647A7B" w14:textId="49809591" w:rsidR="0005770F" w:rsidRPr="00DE6D89" w:rsidDel="0041531E" w:rsidRDefault="0005770F" w:rsidP="00DE6D89">
      <w:pPr>
        <w:pStyle w:val="ListParagraph"/>
        <w:numPr>
          <w:ilvl w:val="0"/>
          <w:numId w:val="1"/>
        </w:numPr>
        <w:bidi w:val="0"/>
        <w:spacing w:after="120"/>
        <w:ind w:left="142"/>
        <w:jc w:val="both"/>
        <w:rPr>
          <w:del w:id="217" w:author="Miri Weiss Cohen" w:date="2021-03-17T09:28:00Z"/>
          <w:rFonts w:asciiTheme="majorBidi" w:hAnsiTheme="majorBidi" w:cstheme="majorBidi"/>
          <w:rPrChange w:id="218" w:author="Miri Weiss Cohen" w:date="2021-03-17T09:43:00Z">
            <w:rPr>
              <w:del w:id="219" w:author="Miri Weiss Cohen" w:date="2021-03-17T09:28:00Z"/>
              <w:rFonts w:asciiTheme="majorBidi" w:hAnsiTheme="majorBidi" w:cstheme="majorBidi"/>
            </w:rPr>
          </w:rPrChange>
        </w:rPr>
        <w:pPrChange w:id="220" w:author="Miri Weiss Cohen" w:date="2021-03-17T09:44:00Z">
          <w:pPr>
            <w:pStyle w:val="ListParagraph"/>
            <w:numPr>
              <w:numId w:val="1"/>
            </w:numPr>
            <w:bidi w:val="0"/>
            <w:spacing w:after="120"/>
            <w:ind w:hanging="360"/>
            <w:jc w:val="both"/>
          </w:pPr>
        </w:pPrChange>
      </w:pPr>
      <w:del w:id="221" w:author="Miri Weiss Cohen" w:date="2021-03-17T09:28:00Z">
        <w:r w:rsidRPr="00DE6D89" w:rsidDel="0041531E">
          <w:rPr>
            <w:rFonts w:asciiTheme="majorBidi" w:hAnsiTheme="majorBidi" w:cstheme="majorBidi"/>
            <w:rPrChange w:id="222" w:author="Miri Weiss Cohen" w:date="2021-03-17T09:43:00Z">
              <w:rPr>
                <w:rFonts w:asciiTheme="majorBidi" w:hAnsiTheme="majorBidi" w:cstheme="majorBidi"/>
              </w:rPr>
            </w:rPrChange>
          </w:rPr>
          <w:delText>Deep Learning for skeleton-based gait recognition</w:delText>
        </w:r>
      </w:del>
    </w:p>
    <w:p w14:paraId="3ABB8C36" w14:textId="683C7383" w:rsidR="0005770F" w:rsidRPr="00DE6D89" w:rsidDel="0041531E" w:rsidRDefault="0005770F" w:rsidP="00DE6D89">
      <w:pPr>
        <w:pStyle w:val="ListParagraph"/>
        <w:numPr>
          <w:ilvl w:val="0"/>
          <w:numId w:val="1"/>
        </w:numPr>
        <w:bidi w:val="0"/>
        <w:spacing w:after="120"/>
        <w:ind w:left="142"/>
        <w:jc w:val="both"/>
        <w:rPr>
          <w:del w:id="223" w:author="Miri Weiss Cohen" w:date="2021-03-17T09:28:00Z"/>
          <w:rFonts w:asciiTheme="majorBidi" w:hAnsiTheme="majorBidi" w:cstheme="majorBidi"/>
          <w:rPrChange w:id="224" w:author="Miri Weiss Cohen" w:date="2021-03-17T09:43:00Z">
            <w:rPr>
              <w:del w:id="225" w:author="Miri Weiss Cohen" w:date="2021-03-17T09:28:00Z"/>
              <w:rFonts w:asciiTheme="majorBidi" w:hAnsiTheme="majorBidi" w:cstheme="majorBidi"/>
            </w:rPr>
          </w:rPrChange>
        </w:rPr>
        <w:pPrChange w:id="226" w:author="Miri Weiss Cohen" w:date="2021-03-17T09:44:00Z">
          <w:pPr>
            <w:pStyle w:val="ListParagraph"/>
            <w:numPr>
              <w:numId w:val="1"/>
            </w:numPr>
            <w:bidi w:val="0"/>
            <w:spacing w:after="120"/>
            <w:ind w:hanging="360"/>
            <w:jc w:val="both"/>
          </w:pPr>
        </w:pPrChange>
      </w:pPr>
      <w:del w:id="227" w:author="Miri Weiss Cohen" w:date="2021-03-17T09:28:00Z">
        <w:r w:rsidRPr="00DE6D89" w:rsidDel="0041531E">
          <w:rPr>
            <w:rFonts w:asciiTheme="majorBidi" w:hAnsiTheme="majorBidi" w:cstheme="majorBidi"/>
            <w:rPrChange w:id="228" w:author="Miri Weiss Cohen" w:date="2021-03-17T09:43:00Z">
              <w:rPr>
                <w:rFonts w:asciiTheme="majorBidi" w:hAnsiTheme="majorBidi" w:cstheme="majorBidi"/>
              </w:rPr>
            </w:rPrChange>
          </w:rPr>
          <w:delText>YOLO based CNN object detection on video files.</w:delText>
        </w:r>
      </w:del>
    </w:p>
    <w:p w14:paraId="47FED10D" w14:textId="72284580" w:rsidR="0005770F" w:rsidRPr="00DE6D89" w:rsidDel="0041531E" w:rsidRDefault="0005770F" w:rsidP="00DE6D89">
      <w:pPr>
        <w:ind w:left="142"/>
        <w:jc w:val="both"/>
        <w:rPr>
          <w:del w:id="229" w:author="Miri Weiss Cohen" w:date="2021-03-17T09:28:00Z"/>
          <w:rFonts w:asciiTheme="majorBidi" w:hAnsiTheme="majorBidi" w:cstheme="majorBidi"/>
          <w:rPrChange w:id="230" w:author="Miri Weiss Cohen" w:date="2021-03-17T09:43:00Z">
            <w:rPr>
              <w:del w:id="231" w:author="Miri Weiss Cohen" w:date="2021-03-17T09:28:00Z"/>
              <w:rFonts w:asciiTheme="majorBidi" w:hAnsiTheme="majorBidi" w:cstheme="majorBidi"/>
            </w:rPr>
          </w:rPrChange>
        </w:rPr>
        <w:pPrChange w:id="232" w:author="Miri Weiss Cohen" w:date="2021-03-17T09:44:00Z">
          <w:pPr>
            <w:jc w:val="both"/>
          </w:pPr>
        </w:pPrChange>
      </w:pPr>
    </w:p>
    <w:p w14:paraId="15A6CCF9" w14:textId="77777777" w:rsidR="0005770F" w:rsidRPr="00DE6D89" w:rsidRDefault="0005770F" w:rsidP="00DE6D89">
      <w:pPr>
        <w:ind w:left="142"/>
        <w:jc w:val="both"/>
        <w:rPr>
          <w:rFonts w:asciiTheme="majorBidi" w:hAnsiTheme="majorBidi" w:cstheme="majorBidi"/>
          <w:rPrChange w:id="233" w:author="Miri Weiss Cohen" w:date="2021-03-17T09:43:00Z">
            <w:rPr>
              <w:rFonts w:asciiTheme="majorBidi" w:hAnsiTheme="majorBidi" w:cstheme="majorBidi"/>
            </w:rPr>
          </w:rPrChange>
        </w:rPr>
        <w:pPrChange w:id="234" w:author="Miri Weiss Cohen" w:date="2021-03-17T09:44:00Z">
          <w:pPr>
            <w:jc w:val="both"/>
          </w:pPr>
        </w:pPrChange>
      </w:pPr>
    </w:p>
    <w:p w14:paraId="3B12197D" w14:textId="77777777" w:rsidR="0005770F" w:rsidRPr="00DE6D89" w:rsidDel="0041531E" w:rsidRDefault="0005770F" w:rsidP="00DE6D89">
      <w:pPr>
        <w:spacing w:after="120"/>
        <w:ind w:left="142"/>
        <w:jc w:val="both"/>
        <w:rPr>
          <w:del w:id="235" w:author="Miri Weiss Cohen" w:date="2021-03-17T09:29:00Z"/>
          <w:rFonts w:asciiTheme="majorBidi" w:hAnsiTheme="majorBidi" w:cstheme="majorBidi"/>
          <w:b/>
          <w:bCs/>
          <w:rPrChange w:id="236" w:author="Miri Weiss Cohen" w:date="2021-03-17T09:43:00Z">
            <w:rPr>
              <w:del w:id="237" w:author="Miri Weiss Cohen" w:date="2021-03-17T09:29:00Z"/>
              <w:rFonts w:asciiTheme="majorBidi" w:hAnsiTheme="majorBidi" w:cstheme="majorBidi"/>
              <w:b/>
              <w:bCs/>
            </w:rPr>
          </w:rPrChange>
        </w:rPr>
        <w:pPrChange w:id="238" w:author="Miri Weiss Cohen" w:date="2021-03-17T09:44:00Z">
          <w:pPr>
            <w:spacing w:after="120"/>
            <w:jc w:val="both"/>
          </w:pPr>
        </w:pPrChange>
      </w:pPr>
      <w:r w:rsidRPr="00DE6D89">
        <w:rPr>
          <w:rFonts w:asciiTheme="majorBidi" w:hAnsiTheme="majorBidi" w:cstheme="majorBidi"/>
          <w:b/>
          <w:bCs/>
          <w:rPrChange w:id="239" w:author="Miri Weiss Cohen" w:date="2021-03-17T09:43:00Z">
            <w:rPr>
              <w:rFonts w:asciiTheme="majorBidi" w:hAnsiTheme="majorBidi" w:cstheme="majorBidi"/>
              <w:b/>
              <w:bCs/>
            </w:rPr>
          </w:rPrChange>
        </w:rPr>
        <w:t>Unique feature</w:t>
      </w:r>
      <w:del w:id="240" w:author="Miri Weiss Cohen" w:date="2021-03-17T09:29:00Z">
        <w:r w:rsidRPr="00DE6D89" w:rsidDel="0041531E">
          <w:rPr>
            <w:rFonts w:asciiTheme="majorBidi" w:hAnsiTheme="majorBidi" w:cstheme="majorBidi"/>
            <w:b/>
            <w:bCs/>
            <w:rPrChange w:id="241" w:author="Miri Weiss Cohen" w:date="2021-03-17T09:43:00Z">
              <w:rPr>
                <w:rFonts w:asciiTheme="majorBidi" w:hAnsiTheme="majorBidi" w:cstheme="majorBidi"/>
                <w:b/>
                <w:bCs/>
              </w:rPr>
            </w:rPrChange>
          </w:rPr>
          <w:delText>s:</w:delText>
        </w:r>
      </w:del>
    </w:p>
    <w:p w14:paraId="4068B09E" w14:textId="77777777" w:rsidR="0005770F" w:rsidRPr="00DE6D89" w:rsidRDefault="0005770F" w:rsidP="00DE6D89">
      <w:pPr>
        <w:spacing w:after="120"/>
        <w:ind w:left="142"/>
        <w:jc w:val="both"/>
        <w:rPr>
          <w:rFonts w:asciiTheme="majorBidi" w:hAnsiTheme="majorBidi" w:cstheme="majorBidi"/>
          <w:rPrChange w:id="242" w:author="Miri Weiss Cohen" w:date="2021-03-17T09:43:00Z">
            <w:rPr>
              <w:rFonts w:asciiTheme="majorBidi" w:hAnsiTheme="majorBidi" w:cstheme="majorBidi"/>
            </w:rPr>
          </w:rPrChange>
        </w:rPr>
        <w:pPrChange w:id="243" w:author="Miri Weiss Cohen" w:date="2021-03-17T09:44:00Z">
          <w:pPr>
            <w:jc w:val="both"/>
          </w:pPr>
        </w:pPrChange>
      </w:pPr>
    </w:p>
    <w:p w14:paraId="32B6C1A5" w14:textId="77777777" w:rsidR="0041531E" w:rsidRPr="00DE6D89" w:rsidRDefault="0005770F" w:rsidP="00DE6D89">
      <w:pPr>
        <w:ind w:left="142"/>
        <w:jc w:val="both"/>
        <w:rPr>
          <w:ins w:id="244" w:author="Miri Weiss Cohen" w:date="2021-03-17T09:29:00Z"/>
          <w:rFonts w:asciiTheme="majorBidi" w:hAnsiTheme="majorBidi" w:cstheme="majorBidi"/>
          <w:rPrChange w:id="245" w:author="Miri Weiss Cohen" w:date="2021-03-17T09:43:00Z">
            <w:rPr>
              <w:ins w:id="246" w:author="Miri Weiss Cohen" w:date="2021-03-17T09:29:00Z"/>
              <w:rFonts w:asciiTheme="majorBidi" w:hAnsiTheme="majorBidi" w:cstheme="majorBidi"/>
            </w:rPr>
          </w:rPrChange>
        </w:rPr>
        <w:pPrChange w:id="247" w:author="Miri Weiss Cohen" w:date="2021-03-17T09:44:00Z">
          <w:pPr>
            <w:jc w:val="both"/>
          </w:pPr>
        </w:pPrChange>
      </w:pPr>
      <w:r w:rsidRPr="00DE6D89">
        <w:rPr>
          <w:rFonts w:asciiTheme="majorBidi" w:hAnsiTheme="majorBidi" w:cstheme="majorBidi"/>
          <w:rPrChange w:id="248" w:author="Miri Weiss Cohen" w:date="2021-03-17T09:43:00Z">
            <w:rPr>
              <w:rFonts w:asciiTheme="majorBidi" w:hAnsiTheme="majorBidi" w:cstheme="majorBidi"/>
            </w:rPr>
          </w:rPrChange>
        </w:rPr>
        <w:t xml:space="preserve">This is a unique project that use </w:t>
      </w:r>
      <w:del w:id="249" w:author="Miri Weiss Cohen" w:date="2021-03-17T09:28:00Z">
        <w:r w:rsidRPr="00DE6D89" w:rsidDel="0041531E">
          <w:rPr>
            <w:rFonts w:asciiTheme="majorBidi" w:hAnsiTheme="majorBidi" w:cstheme="majorBidi"/>
            <w:rPrChange w:id="250" w:author="Miri Weiss Cohen" w:date="2021-03-17T09:43:00Z">
              <w:rPr>
                <w:rFonts w:asciiTheme="majorBidi" w:hAnsiTheme="majorBidi" w:cstheme="majorBidi"/>
              </w:rPr>
            </w:rPrChange>
          </w:rPr>
          <w:delText>Deep Learning</w:delText>
        </w:r>
      </w:del>
      <w:ins w:id="251" w:author="Miri Weiss Cohen" w:date="2021-03-17T09:28:00Z">
        <w:r w:rsidR="0041531E" w:rsidRPr="00DE6D89">
          <w:rPr>
            <w:rFonts w:asciiTheme="majorBidi" w:hAnsiTheme="majorBidi" w:cstheme="majorBidi"/>
            <w:rPrChange w:id="252" w:author="Miri Weiss Cohen" w:date="2021-03-17T09:43:00Z">
              <w:rPr>
                <w:rFonts w:asciiTheme="majorBidi" w:hAnsiTheme="majorBidi" w:cstheme="majorBidi"/>
              </w:rPr>
            </w:rPrChange>
          </w:rPr>
          <w:t>CNN</w:t>
        </w:r>
      </w:ins>
      <w:r w:rsidRPr="00DE6D89">
        <w:rPr>
          <w:rFonts w:asciiTheme="majorBidi" w:hAnsiTheme="majorBidi" w:cstheme="majorBidi"/>
          <w:rPrChange w:id="253" w:author="Miri Weiss Cohen" w:date="2021-03-17T09:43:00Z">
            <w:rPr>
              <w:rFonts w:asciiTheme="majorBidi" w:hAnsiTheme="majorBidi" w:cstheme="majorBidi"/>
            </w:rPr>
          </w:rPrChange>
        </w:rPr>
        <w:t xml:space="preserve"> to analy</w:t>
      </w:r>
      <w:ins w:id="254" w:author="Miri Weiss Cohen" w:date="2021-03-17T09:28:00Z">
        <w:r w:rsidR="0041531E" w:rsidRPr="00DE6D89">
          <w:rPr>
            <w:rFonts w:asciiTheme="majorBidi" w:hAnsiTheme="majorBidi" w:cstheme="majorBidi"/>
            <w:rPrChange w:id="255" w:author="Miri Weiss Cohen" w:date="2021-03-17T09:43:00Z">
              <w:rPr>
                <w:rFonts w:asciiTheme="majorBidi" w:hAnsiTheme="majorBidi" w:cstheme="majorBidi"/>
              </w:rPr>
            </w:rPrChange>
          </w:rPr>
          <w:t>z</w:t>
        </w:r>
      </w:ins>
      <w:del w:id="256" w:author="Miri Weiss Cohen" w:date="2021-03-17T09:28:00Z">
        <w:r w:rsidRPr="00DE6D89" w:rsidDel="0041531E">
          <w:rPr>
            <w:rFonts w:asciiTheme="majorBidi" w:hAnsiTheme="majorBidi" w:cstheme="majorBidi"/>
            <w:rPrChange w:id="257" w:author="Miri Weiss Cohen" w:date="2021-03-17T09:43:00Z">
              <w:rPr>
                <w:rFonts w:asciiTheme="majorBidi" w:hAnsiTheme="majorBidi" w:cstheme="majorBidi"/>
              </w:rPr>
            </w:rPrChange>
          </w:rPr>
          <w:delText>s</w:delText>
        </w:r>
      </w:del>
      <w:r w:rsidRPr="00DE6D89">
        <w:rPr>
          <w:rFonts w:asciiTheme="majorBidi" w:hAnsiTheme="majorBidi" w:cstheme="majorBidi"/>
          <w:rPrChange w:id="258" w:author="Miri Weiss Cohen" w:date="2021-03-17T09:43:00Z">
            <w:rPr>
              <w:rFonts w:asciiTheme="majorBidi" w:hAnsiTheme="majorBidi" w:cstheme="majorBidi"/>
            </w:rPr>
          </w:rPrChange>
        </w:rPr>
        <w:t xml:space="preserve">e patient's gait and the quality of it by making it measurable. Thus, using a simple RGB camera only allows healthcare centers to assemble an accurate and faster rehabilitation plan for patients. </w:t>
      </w:r>
      <w:ins w:id="259" w:author="Miri Weiss Cohen" w:date="2021-03-17T09:28:00Z">
        <w:r w:rsidR="0041531E" w:rsidRPr="00DE6D89">
          <w:rPr>
            <w:rFonts w:asciiTheme="majorBidi" w:hAnsiTheme="majorBidi" w:cstheme="majorBidi"/>
            <w:rPrChange w:id="260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This novel (if </w:t>
        </w:r>
      </w:ins>
      <w:ins w:id="261" w:author="Miri Weiss Cohen" w:date="2021-03-17T09:29:00Z">
        <w:r w:rsidR="0041531E" w:rsidRPr="00DE6D89">
          <w:rPr>
            <w:rFonts w:asciiTheme="majorBidi" w:hAnsiTheme="majorBidi" w:cstheme="majorBidi"/>
            <w:rPrChange w:id="262" w:author="Miri Weiss Cohen" w:date="2021-03-17T09:43:00Z">
              <w:rPr>
                <w:rFonts w:asciiTheme="majorBidi" w:hAnsiTheme="majorBidi" w:cstheme="majorBidi"/>
              </w:rPr>
            </w:rPrChange>
          </w:rPr>
          <w:t>successful) will offer an online video quantification gait system.</w:t>
        </w:r>
      </w:ins>
    </w:p>
    <w:p w14:paraId="0B4C7FEF" w14:textId="0D660340" w:rsidR="0005770F" w:rsidRPr="00DE6D89" w:rsidRDefault="0041531E" w:rsidP="00DE6D89">
      <w:pPr>
        <w:ind w:left="142"/>
        <w:jc w:val="both"/>
        <w:rPr>
          <w:rFonts w:asciiTheme="majorBidi" w:hAnsiTheme="majorBidi" w:cstheme="majorBidi"/>
          <w:rPrChange w:id="263" w:author="Miri Weiss Cohen" w:date="2021-03-17T09:43:00Z">
            <w:rPr>
              <w:rFonts w:asciiTheme="majorBidi" w:hAnsiTheme="majorBidi" w:cstheme="majorBidi"/>
            </w:rPr>
          </w:rPrChange>
        </w:rPr>
        <w:pPrChange w:id="264" w:author="Miri Weiss Cohen" w:date="2021-03-17T09:44:00Z">
          <w:pPr>
            <w:jc w:val="both"/>
          </w:pPr>
        </w:pPrChange>
      </w:pPr>
      <w:ins w:id="265" w:author="Miri Weiss Cohen" w:date="2021-03-17T09:29:00Z">
        <w:r w:rsidRPr="00DE6D89">
          <w:rPr>
            <w:rFonts w:asciiTheme="majorBidi" w:hAnsiTheme="majorBidi" w:cstheme="majorBidi"/>
            <w:rPrChange w:id="266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This will allow </w:t>
        </w:r>
      </w:ins>
      <w:ins w:id="267" w:author="Miri Weiss Cohen" w:date="2021-03-17T09:30:00Z">
        <w:r w:rsidRPr="00DE6D89">
          <w:rPr>
            <w:rFonts w:asciiTheme="majorBidi" w:hAnsiTheme="majorBidi" w:cstheme="majorBidi"/>
            <w:rPrChange w:id="268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a </w:t>
        </w:r>
        <w:proofErr w:type="gramStart"/>
        <w:r w:rsidRPr="00DE6D89">
          <w:rPr>
            <w:rFonts w:asciiTheme="majorBidi" w:hAnsiTheme="majorBidi" w:cstheme="majorBidi"/>
            <w:rPrChange w:id="269" w:author="Miri Weiss Cohen" w:date="2021-03-17T09:43:00Z">
              <w:rPr>
                <w:rFonts w:asciiTheme="majorBidi" w:hAnsiTheme="majorBidi" w:cstheme="majorBidi"/>
              </w:rPr>
            </w:rPrChange>
          </w:rPr>
          <w:t>sufficient</w:t>
        </w:r>
        <w:proofErr w:type="gramEnd"/>
        <w:r w:rsidRPr="00DE6D89">
          <w:rPr>
            <w:rFonts w:asciiTheme="majorBidi" w:hAnsiTheme="majorBidi" w:cstheme="majorBidi"/>
            <w:rPrChange w:id="270" w:author="Miri Weiss Cohen" w:date="2021-03-17T09:43:00Z">
              <w:rPr>
                <w:rFonts w:asciiTheme="majorBidi" w:hAnsiTheme="majorBidi" w:cstheme="majorBidi"/>
              </w:rPr>
            </w:rPrChange>
          </w:rPr>
          <w:t xml:space="preserve"> and reliable system for gait</w:t>
        </w:r>
      </w:ins>
      <w:ins w:id="271" w:author="Miri Weiss Cohen" w:date="2021-03-17T09:31:00Z">
        <w:r w:rsidRPr="00DE6D89">
          <w:rPr>
            <w:rFonts w:asciiTheme="majorBidi" w:hAnsiTheme="majorBidi" w:cstheme="majorBidi"/>
            <w:rPrChange w:id="272" w:author="Miri Weiss Cohen" w:date="2021-03-17T09:43:00Z">
              <w:rPr>
                <w:rFonts w:asciiTheme="majorBidi" w:hAnsiTheme="majorBidi" w:cstheme="majorBidi"/>
                <w:sz w:val="28"/>
                <w:szCs w:val="28"/>
              </w:rPr>
            </w:rPrChange>
          </w:rPr>
          <w:t xml:space="preserve"> evaluation using Skeleton Motion Detection from Videos</w:t>
        </w:r>
      </w:ins>
    </w:p>
    <w:p w14:paraId="10D4A1D5" w14:textId="77777777" w:rsidR="0005770F" w:rsidRPr="00DE6D89" w:rsidRDefault="0005770F" w:rsidP="00DE6D89">
      <w:pPr>
        <w:ind w:left="142"/>
        <w:jc w:val="both"/>
        <w:rPr>
          <w:rFonts w:asciiTheme="majorBidi" w:hAnsiTheme="majorBidi" w:cstheme="majorBidi"/>
          <w:rPrChange w:id="273" w:author="Miri Weiss Cohen" w:date="2021-03-17T09:43:00Z">
            <w:rPr>
              <w:rFonts w:asciiTheme="majorBidi" w:hAnsiTheme="majorBidi" w:cstheme="majorBidi"/>
            </w:rPr>
          </w:rPrChange>
        </w:rPr>
        <w:pPrChange w:id="274" w:author="Miri Weiss Cohen" w:date="2021-03-17T09:44:00Z">
          <w:pPr>
            <w:jc w:val="both"/>
          </w:pPr>
        </w:pPrChange>
      </w:pPr>
    </w:p>
    <w:p w14:paraId="48513016" w14:textId="77777777" w:rsidR="0005770F" w:rsidRPr="00DE6D89" w:rsidRDefault="0005770F" w:rsidP="00DE6D89">
      <w:pPr>
        <w:ind w:left="142"/>
        <w:rPr>
          <w:rFonts w:asciiTheme="majorBidi" w:hAnsiTheme="majorBidi" w:cstheme="majorBidi"/>
          <w:rPrChange w:id="275" w:author="Miri Weiss Cohen" w:date="2021-03-17T09:43:00Z">
            <w:rPr>
              <w:rFonts w:asciiTheme="majorBidi" w:hAnsiTheme="majorBidi" w:cstheme="majorBidi"/>
            </w:rPr>
          </w:rPrChange>
        </w:rPr>
        <w:pPrChange w:id="276" w:author="Miri Weiss Cohen" w:date="2021-03-17T09:44:00Z">
          <w:pPr/>
        </w:pPrChange>
      </w:pPr>
    </w:p>
    <w:p w14:paraId="35BBD9FB" w14:textId="024876F0" w:rsidR="00B92232" w:rsidRPr="00DE6D89" w:rsidRDefault="00B92232" w:rsidP="00DE6D89">
      <w:pPr>
        <w:ind w:left="142"/>
        <w:rPr>
          <w:rFonts w:asciiTheme="majorBidi" w:hAnsiTheme="majorBidi" w:cstheme="majorBidi"/>
          <w:rPrChange w:id="277" w:author="Miri Weiss Cohen" w:date="2021-03-17T09:43:00Z">
            <w:rPr>
              <w:rFonts w:asciiTheme="majorBidi" w:hAnsiTheme="majorBidi" w:cstheme="majorBidi"/>
            </w:rPr>
          </w:rPrChange>
        </w:rPr>
        <w:pPrChange w:id="278" w:author="Miri Weiss Cohen" w:date="2021-03-17T09:44:00Z">
          <w:pPr/>
        </w:pPrChange>
      </w:pPr>
    </w:p>
    <w:sectPr w:rsidR="00B92232" w:rsidRPr="00DE6D89" w:rsidSect="001B057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560" w:right="1133" w:bottom="1418" w:left="907" w:header="709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24810" w14:textId="77777777" w:rsidR="00AC6C22" w:rsidRDefault="00AC6C22">
      <w:pPr>
        <w:spacing w:after="0" w:line="240" w:lineRule="auto"/>
      </w:pPr>
      <w:r>
        <w:separator/>
      </w:r>
    </w:p>
  </w:endnote>
  <w:endnote w:type="continuationSeparator" w:id="0">
    <w:p w14:paraId="47713A16" w14:textId="77777777" w:rsidR="00AC6C22" w:rsidRDefault="00AC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800F4" w14:textId="77777777" w:rsidR="00D50523" w:rsidRDefault="00AC6C22" w:rsidP="00F77877">
    <w:pPr>
      <w:rPr>
        <w:sz w:val="28"/>
        <w:szCs w:val="28"/>
      </w:rPr>
    </w:pPr>
  </w:p>
  <w:p w14:paraId="3D6956A0" w14:textId="77777777" w:rsidR="008037AB" w:rsidRPr="00CB68C8" w:rsidRDefault="0005770F" w:rsidP="00F77877">
    <w:r>
      <w:rPr>
        <w:sz w:val="28"/>
        <w:szCs w:val="28"/>
      </w:rPr>
      <w:t xml:space="preserve">  </w:t>
    </w:r>
    <w:r w:rsidRPr="00CB68C8">
      <w:t>Capstone Project Prospectus</w:t>
    </w:r>
    <w:r w:rsidRPr="00CB68C8">
      <w:rPr>
        <w:vertAlign w:val="superscript"/>
      </w:rPr>
      <w:t xml:space="preserve"> </w:t>
    </w:r>
    <w:r>
      <w:t xml:space="preserve">                                                                                                                     </w:t>
    </w:r>
    <w:r w:rsidRPr="00AA7378">
      <w:t>21-</w:t>
    </w:r>
    <w:r>
      <w:t>2</w:t>
    </w:r>
    <w:r w:rsidRPr="00AA7378">
      <w:t>-</w:t>
    </w:r>
  </w:p>
  <w:p w14:paraId="0D2D04A1" w14:textId="77777777" w:rsidR="008037AB" w:rsidRPr="00C745F8" w:rsidRDefault="00AC6C22" w:rsidP="00C745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6DEFF" w14:textId="77777777" w:rsidR="001B057D" w:rsidRPr="0039349F" w:rsidRDefault="00AC6C22" w:rsidP="0039349F">
    <w:pPr>
      <w:autoSpaceDE w:val="0"/>
      <w:autoSpaceDN w:val="0"/>
      <w:adjustRightInd w:val="0"/>
      <w:spacing w:after="120"/>
      <w:jc w:val="both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7FC39" w14:textId="77777777" w:rsidR="00AC6C22" w:rsidRDefault="00AC6C22">
      <w:pPr>
        <w:spacing w:after="0" w:line="240" w:lineRule="auto"/>
      </w:pPr>
      <w:r>
        <w:separator/>
      </w:r>
    </w:p>
  </w:footnote>
  <w:footnote w:type="continuationSeparator" w:id="0">
    <w:p w14:paraId="69F5B805" w14:textId="77777777" w:rsidR="00AC6C22" w:rsidRDefault="00AC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7"/>
      <w:gridCol w:w="4536"/>
    </w:tblGrid>
    <w:tr w:rsidR="00586767" w14:paraId="0711B18E" w14:textId="77777777" w:rsidTr="002C58F8">
      <w:tc>
        <w:tcPr>
          <w:tcW w:w="4957" w:type="dxa"/>
        </w:tcPr>
        <w:p w14:paraId="34E28D62" w14:textId="77777777" w:rsidR="00CB68C8" w:rsidRPr="00C316DB" w:rsidRDefault="0005770F" w:rsidP="00CB68C8">
          <w:pPr>
            <w:pStyle w:val="Header"/>
            <w:spacing w:line="360" w:lineRule="auto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Department of</w:t>
          </w:r>
        </w:p>
        <w:p w14:paraId="7256AA89" w14:textId="77777777" w:rsidR="00CB68C8" w:rsidRDefault="0005770F" w:rsidP="00CB68C8">
          <w:pPr>
            <w:pStyle w:val="Header"/>
            <w:spacing w:line="360" w:lineRule="auto"/>
            <w:jc w:val="right"/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Software Engineering</w:t>
          </w:r>
        </w:p>
      </w:tc>
      <w:tc>
        <w:tcPr>
          <w:tcW w:w="4536" w:type="dxa"/>
        </w:tcPr>
        <w:p w14:paraId="01D943FB" w14:textId="77777777" w:rsidR="00CB68C8" w:rsidRDefault="0005770F" w:rsidP="00CB68C8">
          <w:pPr>
            <w:pStyle w:val="Header"/>
            <w:rPr>
              <w:rtl/>
            </w:rPr>
          </w:pPr>
          <w:r>
            <w:drawing>
              <wp:inline distT="0" distB="0" distL="0" distR="0" wp14:anchorId="58C37754" wp14:editId="5DC5B5FE">
                <wp:extent cx="2266950" cy="5408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Erez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054" cy="57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D53EFF" w14:textId="77777777" w:rsidR="00CB68C8" w:rsidRDefault="00AC6C22" w:rsidP="00CB68C8">
    <w:pPr>
      <w:pStyle w:val="Header"/>
      <w:bidi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7"/>
      <w:gridCol w:w="4536"/>
    </w:tblGrid>
    <w:tr w:rsidR="00CB68C8" w14:paraId="3F0E8C54" w14:textId="77777777" w:rsidTr="002C58F8">
      <w:tc>
        <w:tcPr>
          <w:tcW w:w="4957" w:type="dxa"/>
        </w:tcPr>
        <w:p w14:paraId="01CE6246" w14:textId="77777777" w:rsidR="00CB68C8" w:rsidRPr="00C316DB" w:rsidRDefault="0005770F" w:rsidP="00CB68C8">
          <w:pPr>
            <w:pStyle w:val="Header"/>
            <w:spacing w:line="360" w:lineRule="auto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Department of</w:t>
          </w:r>
        </w:p>
        <w:p w14:paraId="659CC954" w14:textId="77777777" w:rsidR="00CB68C8" w:rsidRDefault="0005770F" w:rsidP="00CB68C8">
          <w:pPr>
            <w:pStyle w:val="Header"/>
            <w:spacing w:line="360" w:lineRule="auto"/>
            <w:jc w:val="right"/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Software Engineering</w:t>
          </w:r>
        </w:p>
      </w:tc>
      <w:tc>
        <w:tcPr>
          <w:tcW w:w="4536" w:type="dxa"/>
        </w:tcPr>
        <w:p w14:paraId="4AE49AAC" w14:textId="77777777" w:rsidR="00CB68C8" w:rsidRDefault="0005770F" w:rsidP="00CB68C8">
          <w:pPr>
            <w:pStyle w:val="Header"/>
            <w:rPr>
              <w:rtl/>
            </w:rPr>
          </w:pPr>
          <w:r>
            <w:drawing>
              <wp:inline distT="0" distB="0" distL="0" distR="0" wp14:anchorId="04E3C15F" wp14:editId="307E02CC">
                <wp:extent cx="2266950" cy="54087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Erez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054" cy="57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2A562C" w14:textId="77777777" w:rsidR="00A95BD0" w:rsidRDefault="00AC6C22" w:rsidP="00A95BD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E77DCE"/>
    <w:multiLevelType w:val="hybridMultilevel"/>
    <w:tmpl w:val="3E4A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96650"/>
    <w:multiLevelType w:val="hybridMultilevel"/>
    <w:tmpl w:val="327058F0"/>
    <w:lvl w:ilvl="0" w:tplc="CED2E448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2255F"/>
    <w:multiLevelType w:val="hybridMultilevel"/>
    <w:tmpl w:val="D068B9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ri Weiss Cohen">
    <w15:presenceInfo w15:providerId="AD" w15:userId="S::miri@braude.ac.il::9cc7cdca-bfd2-4e1a-911f-c6bec731de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markup="0"/>
  <w:trackRevision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0F"/>
    <w:rsid w:val="0005770F"/>
    <w:rsid w:val="0030173D"/>
    <w:rsid w:val="00402EC7"/>
    <w:rsid w:val="0041531E"/>
    <w:rsid w:val="005C6DF4"/>
    <w:rsid w:val="00863A8A"/>
    <w:rsid w:val="009911CD"/>
    <w:rsid w:val="00A468C5"/>
    <w:rsid w:val="00AC6C22"/>
    <w:rsid w:val="00B92232"/>
    <w:rsid w:val="00DE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9A22"/>
  <w15:chartTrackingRefBased/>
  <w15:docId w15:val="{631FDDA0-0AAA-4BB4-ADF0-DD1EB8A5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5770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character" w:customStyle="1" w:styleId="HeaderChar">
    <w:name w:val="Header Char"/>
    <w:basedOn w:val="DefaultParagraphFont"/>
    <w:link w:val="Header"/>
    <w:rsid w:val="0005770F"/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paragraph" w:styleId="Footer">
    <w:name w:val="footer"/>
    <w:basedOn w:val="Normal"/>
    <w:link w:val="FooterChar"/>
    <w:uiPriority w:val="99"/>
    <w:rsid w:val="0005770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05770F"/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table" w:styleId="TableGrid">
    <w:name w:val="Table Grid"/>
    <w:basedOn w:val="TableNormal"/>
    <w:rsid w:val="0005770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thorsChar">
    <w:name w:val="Authors Char"/>
    <w:link w:val="Authors"/>
    <w:rsid w:val="0005770F"/>
    <w:rPr>
      <w:b/>
      <w:bCs/>
      <w:sz w:val="24"/>
      <w:szCs w:val="24"/>
      <w:lang w:bidi="he-IL"/>
    </w:rPr>
  </w:style>
  <w:style w:type="paragraph" w:customStyle="1" w:styleId="Authors">
    <w:name w:val="Authors"/>
    <w:basedOn w:val="Normal"/>
    <w:link w:val="AuthorsChar"/>
    <w:qFormat/>
    <w:rsid w:val="0005770F"/>
    <w:pPr>
      <w:spacing w:after="360" w:line="240" w:lineRule="auto"/>
      <w:jc w:val="center"/>
    </w:pPr>
    <w:rPr>
      <w:b/>
      <w:bCs/>
      <w:sz w:val="24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05770F"/>
    <w:pPr>
      <w:bidi/>
      <w:spacing w:after="200" w:line="276" w:lineRule="auto"/>
      <w:ind w:left="720"/>
      <w:contextualSpacing/>
    </w:pPr>
    <w:rPr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A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ORT Braude College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 Weiss Cohen</dc:creator>
  <cp:keywords/>
  <dc:description/>
  <cp:lastModifiedBy>Miri Weiss Cohen</cp:lastModifiedBy>
  <cp:revision>3</cp:revision>
  <dcterms:created xsi:type="dcterms:W3CDTF">2021-03-17T07:42:00Z</dcterms:created>
  <dcterms:modified xsi:type="dcterms:W3CDTF">2021-03-17T07:44:00Z</dcterms:modified>
</cp:coreProperties>
</file>